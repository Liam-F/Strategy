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A7B" w:rsidRPr="0077442D" w:rsidRDefault="00A46A7B">
      <w:pPr>
        <w:rPr>
          <w:lang w:val="en-GB"/>
        </w:rPr>
      </w:pPr>
    </w:p>
    <w:tbl>
      <w:tblPr>
        <w:tblW w:w="0" w:type="auto"/>
        <w:tblBorders>
          <w:top w:val="single" w:sz="8" w:space="0" w:color="581D74"/>
          <w:bottom w:val="single" w:sz="8" w:space="0" w:color="581D74"/>
          <w:insideH w:val="single" w:sz="8" w:space="0" w:color="581D74"/>
        </w:tblBorders>
        <w:tblCellMar>
          <w:top w:w="108" w:type="dxa"/>
          <w:bottom w:w="108" w:type="dxa"/>
        </w:tblCellMar>
        <w:tblLook w:val="01E0" w:firstRow="1" w:lastRow="1" w:firstColumn="1" w:lastColumn="1" w:noHBand="0" w:noVBand="0"/>
      </w:tblPr>
      <w:tblGrid>
        <w:gridCol w:w="2268"/>
        <w:gridCol w:w="8076"/>
      </w:tblGrid>
      <w:tr w:rsidR="00A46A7B" w:rsidRPr="0077442D" w:rsidTr="00A355E1">
        <w:tc>
          <w:tcPr>
            <w:tcW w:w="10344" w:type="dxa"/>
            <w:gridSpan w:val="2"/>
            <w:tcBorders>
              <w:top w:val="nil"/>
              <w:bottom w:val="nil"/>
            </w:tcBorders>
            <w:shd w:val="clear" w:color="auto" w:fill="auto"/>
          </w:tcPr>
          <w:p w:rsidR="00A46A7B" w:rsidRPr="0077442D" w:rsidRDefault="00534E65" w:rsidP="00A46A7B">
            <w:pPr>
              <w:rPr>
                <w:rStyle w:val="TitreModele"/>
                <w:caps/>
                <w:szCs w:val="26"/>
                <w:lang w:val="en-GB"/>
              </w:rPr>
            </w:pPr>
            <w:r w:rsidRPr="0077442D">
              <w:rPr>
                <w:rStyle w:val="TitreModele"/>
                <w:caps/>
                <w:szCs w:val="26"/>
                <w:lang w:val="en-GB"/>
              </w:rPr>
              <w:t>MEMO</w:t>
            </w:r>
          </w:p>
        </w:tc>
      </w:tr>
      <w:tr w:rsidR="00A46A7B" w:rsidRPr="0077442D" w:rsidTr="008356C5">
        <w:trPr>
          <w:trHeight w:val="527"/>
        </w:trPr>
        <w:tc>
          <w:tcPr>
            <w:tcW w:w="10344" w:type="dxa"/>
            <w:gridSpan w:val="2"/>
            <w:tcBorders>
              <w:top w:val="nil"/>
            </w:tcBorders>
            <w:shd w:val="clear" w:color="auto" w:fill="auto"/>
          </w:tcPr>
          <w:p w:rsidR="00A46A7B" w:rsidRPr="0077442D" w:rsidRDefault="006E3D6E" w:rsidP="00397341">
            <w:pPr>
              <w:pStyle w:val="Place-Date"/>
              <w:rPr>
                <w:lang w:val="en-GB"/>
              </w:rPr>
            </w:pPr>
            <w:del w:id="0" w:author="Demoulin Vanessa" w:date="2015-10-07T17:50:00Z">
              <w:r w:rsidDel="00FB216B">
                <w:rPr>
                  <w:lang w:val="en-GB"/>
                </w:rPr>
                <w:delText xml:space="preserve">September </w:delText>
              </w:r>
              <w:r w:rsidR="00397341" w:rsidDel="00FB216B">
                <w:rPr>
                  <w:lang w:val="en-GB"/>
                </w:rPr>
                <w:delText>23</w:delText>
              </w:r>
            </w:del>
            <w:ins w:id="1" w:author="Demoulin Vanessa" w:date="2015-10-07T17:50:00Z">
              <w:r w:rsidR="00FB216B">
                <w:rPr>
                  <w:lang w:val="en-GB"/>
                </w:rPr>
                <w:t>October 7</w:t>
              </w:r>
            </w:ins>
            <w:r w:rsidR="00334422" w:rsidRPr="0077442D">
              <w:rPr>
                <w:lang w:val="en-GB"/>
              </w:rPr>
              <w:t>, 201</w:t>
            </w:r>
            <w:r w:rsidR="00921B31" w:rsidRPr="0077442D">
              <w:rPr>
                <w:lang w:val="en-GB"/>
              </w:rPr>
              <w:t>5</w:t>
            </w:r>
          </w:p>
        </w:tc>
      </w:tr>
      <w:tr w:rsidR="00981707" w:rsidRPr="00C112F6" w:rsidTr="00A355E1">
        <w:tc>
          <w:tcPr>
            <w:tcW w:w="10344" w:type="dxa"/>
            <w:gridSpan w:val="2"/>
            <w:shd w:val="clear" w:color="auto" w:fill="auto"/>
          </w:tcPr>
          <w:p w:rsidR="00981707" w:rsidRPr="0077442D" w:rsidRDefault="00C97C1E" w:rsidP="00D41F36">
            <w:pPr>
              <w:rPr>
                <w:rStyle w:val="Emetteur-Destinataire"/>
                <w:lang w:val="en-GB"/>
              </w:rPr>
            </w:pPr>
            <w:r w:rsidRPr="0077442D">
              <w:rPr>
                <w:rStyle w:val="Objet"/>
                <w:lang w:val="en-GB"/>
              </w:rPr>
              <w:t>Sub</w:t>
            </w:r>
            <w:r w:rsidR="00981707" w:rsidRPr="0077442D">
              <w:rPr>
                <w:rStyle w:val="Objet"/>
                <w:lang w:val="en-GB"/>
              </w:rPr>
              <w:t>je</w:t>
            </w:r>
            <w:r w:rsidRPr="0077442D">
              <w:rPr>
                <w:rStyle w:val="Objet"/>
                <w:lang w:val="en-GB"/>
              </w:rPr>
              <w:t>c</w:t>
            </w:r>
            <w:r w:rsidR="00981707" w:rsidRPr="0077442D">
              <w:rPr>
                <w:rStyle w:val="Objet"/>
                <w:lang w:val="en-GB"/>
              </w:rPr>
              <w:t xml:space="preserve">t : </w:t>
            </w:r>
            <w:r w:rsidR="00D41F36">
              <w:rPr>
                <w:rStyle w:val="Objet"/>
                <w:lang w:val="en-GB"/>
              </w:rPr>
              <w:t xml:space="preserve">SALE OF </w:t>
            </w:r>
            <w:r w:rsidR="00E25747">
              <w:rPr>
                <w:rStyle w:val="Objet"/>
                <w:lang w:val="en-GB"/>
              </w:rPr>
              <w:t>RULE BASED INDEX</w:t>
            </w:r>
            <w:r w:rsidR="002C5D67">
              <w:rPr>
                <w:rStyle w:val="Objet"/>
                <w:lang w:val="en-GB"/>
              </w:rPr>
              <w:t xml:space="preserve"> STRATEGIES </w:t>
            </w:r>
            <w:r w:rsidR="00D41F36">
              <w:rPr>
                <w:rStyle w:val="Objet"/>
                <w:lang w:val="en-GB"/>
              </w:rPr>
              <w:t>TO US, CANADA AND LATIN AMERICA CUSTOMERS</w:t>
            </w:r>
          </w:p>
        </w:tc>
      </w:tr>
      <w:tr w:rsidR="00981707" w:rsidRPr="00C112F6" w:rsidTr="00A355E1">
        <w:tc>
          <w:tcPr>
            <w:tcW w:w="10344" w:type="dxa"/>
            <w:gridSpan w:val="2"/>
            <w:shd w:val="clear" w:color="auto" w:fill="auto"/>
          </w:tcPr>
          <w:p w:rsidR="00981707" w:rsidRPr="0077442D" w:rsidRDefault="00981707" w:rsidP="00334422">
            <w:pPr>
              <w:rPr>
                <w:rStyle w:val="TextecourantCar"/>
                <w:lang w:val="en-GB"/>
              </w:rPr>
            </w:pPr>
            <w:r w:rsidRPr="0077442D">
              <w:rPr>
                <w:rStyle w:val="Emetteur-Destinataire"/>
                <w:lang w:val="en-GB"/>
              </w:rPr>
              <w:t>Direction :</w:t>
            </w:r>
            <w:r w:rsidRPr="0077442D">
              <w:rPr>
                <w:rStyle w:val="Objet"/>
                <w:lang w:val="en-GB"/>
              </w:rPr>
              <w:t xml:space="preserve"> </w:t>
            </w:r>
            <w:r w:rsidR="00397341">
              <w:rPr>
                <w:rStyle w:val="Objet"/>
                <w:lang w:val="en-GB"/>
              </w:rPr>
              <w:t>[</w:t>
            </w:r>
            <w:r w:rsidR="00334422" w:rsidRPr="0077442D">
              <w:rPr>
                <w:rStyle w:val="TextecourantCar"/>
                <w:lang w:val="en-GB"/>
              </w:rPr>
              <w:t xml:space="preserve">CIB </w:t>
            </w:r>
            <w:r w:rsidR="00921B31" w:rsidRPr="0077442D">
              <w:rPr>
                <w:rStyle w:val="TextecourantCar"/>
                <w:lang w:val="en-GB"/>
              </w:rPr>
              <w:t>Global</w:t>
            </w:r>
            <w:r w:rsidR="00334422" w:rsidRPr="0077442D">
              <w:rPr>
                <w:rStyle w:val="TextecourantCar"/>
                <w:lang w:val="en-GB"/>
              </w:rPr>
              <w:t xml:space="preserve"> Markets</w:t>
            </w:r>
            <w:r w:rsidR="00397341">
              <w:rPr>
                <w:rStyle w:val="TextecourantCar"/>
                <w:lang w:val="en-GB"/>
              </w:rPr>
              <w:t>]</w:t>
            </w:r>
          </w:p>
          <w:p w:rsidR="00981707" w:rsidRPr="0077442D" w:rsidRDefault="00981707" w:rsidP="00A355E1">
            <w:pPr>
              <w:ind w:left="1848" w:hanging="1848"/>
              <w:rPr>
                <w:rStyle w:val="TextecourantCar"/>
                <w:lang w:val="en-GB"/>
              </w:rPr>
            </w:pPr>
            <w:r w:rsidRPr="0077442D">
              <w:rPr>
                <w:rStyle w:val="Emetteur-Destinataire"/>
                <w:lang w:val="en-GB"/>
              </w:rPr>
              <w:t>Entit</w:t>
            </w:r>
            <w:r w:rsidR="00334422" w:rsidRPr="0077442D">
              <w:rPr>
                <w:rStyle w:val="Emetteur-Destinataire"/>
                <w:lang w:val="en-GB"/>
              </w:rPr>
              <w:t>y</w:t>
            </w:r>
            <w:r w:rsidRPr="0077442D">
              <w:rPr>
                <w:rStyle w:val="Emetteur-Destinataire"/>
                <w:lang w:val="en-GB"/>
              </w:rPr>
              <w:t xml:space="preserve"> :</w:t>
            </w:r>
            <w:r w:rsidRPr="0077442D">
              <w:rPr>
                <w:rStyle w:val="Objet"/>
                <w:lang w:val="en-GB"/>
              </w:rPr>
              <w:t xml:space="preserve"> </w:t>
            </w:r>
            <w:r w:rsidR="00397341">
              <w:rPr>
                <w:rStyle w:val="Objet"/>
                <w:lang w:val="en-GB"/>
              </w:rPr>
              <w:t>[</w:t>
            </w:r>
            <w:r w:rsidR="00921B31" w:rsidRPr="0077442D">
              <w:rPr>
                <w:rStyle w:val="TextecourantCar"/>
                <w:lang w:val="en-GB"/>
              </w:rPr>
              <w:t>Equity Derivative</w:t>
            </w:r>
            <w:r w:rsidR="0017660F" w:rsidRPr="0077442D">
              <w:rPr>
                <w:rStyle w:val="TextecourantCar"/>
                <w:lang w:val="en-GB"/>
              </w:rPr>
              <w:t>s</w:t>
            </w:r>
            <w:r w:rsidR="00397341">
              <w:rPr>
                <w:rStyle w:val="TextecourantCar"/>
                <w:lang w:val="en-GB"/>
              </w:rPr>
              <w:t>]</w:t>
            </w:r>
          </w:p>
          <w:p w:rsidR="000E0EB2" w:rsidRPr="0077442D" w:rsidRDefault="000E0EB2" w:rsidP="00DF519C">
            <w:pPr>
              <w:ind w:left="1848" w:hanging="1848"/>
              <w:rPr>
                <w:rStyle w:val="Objet"/>
                <w:b w:val="0"/>
                <w:bCs w:val="0"/>
                <w:lang w:val="en-GB"/>
              </w:rPr>
            </w:pPr>
            <w:r w:rsidRPr="0077442D">
              <w:rPr>
                <w:rStyle w:val="Emetteur-Destinataire"/>
                <w:lang w:val="en-GB"/>
              </w:rPr>
              <w:t>Sponsor :</w:t>
            </w:r>
            <w:r w:rsidRPr="0077442D">
              <w:rPr>
                <w:rStyle w:val="Objet"/>
                <w:sz w:val="20"/>
                <w:lang w:val="en-GB"/>
              </w:rPr>
              <w:t xml:space="preserve"> </w:t>
            </w:r>
            <w:r w:rsidR="00397341">
              <w:rPr>
                <w:rStyle w:val="Objet"/>
                <w:sz w:val="20"/>
                <w:lang w:val="en-GB"/>
              </w:rPr>
              <w:t>[</w:t>
            </w:r>
            <w:r w:rsidR="00921B31" w:rsidRPr="0077442D">
              <w:rPr>
                <w:rStyle w:val="Objet"/>
                <w:b w:val="0"/>
                <w:bCs w:val="0"/>
                <w:sz w:val="20"/>
                <w:lang w:val="en-GB"/>
              </w:rPr>
              <w:t>Eric Le Brusq</w:t>
            </w:r>
            <w:r w:rsidR="007F7B97" w:rsidRPr="0077442D">
              <w:rPr>
                <w:rStyle w:val="Objet"/>
                <w:b w:val="0"/>
                <w:bCs w:val="0"/>
                <w:sz w:val="20"/>
                <w:lang w:val="en-GB"/>
              </w:rPr>
              <w:t xml:space="preserve"> (Sales &amp; Financial Engineering)</w:t>
            </w:r>
            <w:r w:rsidR="00397341">
              <w:rPr>
                <w:rStyle w:val="Objet"/>
                <w:b w:val="0"/>
                <w:bCs w:val="0"/>
                <w:sz w:val="20"/>
                <w:lang w:val="en-GB"/>
              </w:rPr>
              <w:t>]</w:t>
            </w:r>
          </w:p>
        </w:tc>
      </w:tr>
      <w:tr w:rsidR="00280AB5" w:rsidRPr="005F1942" w:rsidTr="00A355E1">
        <w:tc>
          <w:tcPr>
            <w:tcW w:w="2268" w:type="dxa"/>
            <w:shd w:val="clear" w:color="auto" w:fill="auto"/>
          </w:tcPr>
          <w:p w:rsidR="00280AB5" w:rsidRPr="00007FE5" w:rsidRDefault="00334422" w:rsidP="00A46A7B">
            <w:pPr>
              <w:rPr>
                <w:rStyle w:val="Emetteur-Destinataire"/>
                <w:lang w:val="en-GB"/>
              </w:rPr>
            </w:pPr>
            <w:r w:rsidRPr="0077442D">
              <w:rPr>
                <w:rStyle w:val="Emetteur-Destinataire"/>
                <w:caps/>
                <w:lang w:val="en-GB"/>
              </w:rPr>
              <w:t>FROM</w:t>
            </w:r>
          </w:p>
        </w:tc>
        <w:tc>
          <w:tcPr>
            <w:tcW w:w="8076" w:type="dxa"/>
            <w:shd w:val="clear" w:color="auto" w:fill="auto"/>
          </w:tcPr>
          <w:p w:rsidR="00161964" w:rsidRPr="00ED7B9B" w:rsidRDefault="00A030F6" w:rsidP="003212BB">
            <w:pPr>
              <w:numPr>
                <w:ilvl w:val="0"/>
                <w:numId w:val="2"/>
              </w:numPr>
              <w:rPr>
                <w:lang w:val="en-GB"/>
              </w:rPr>
            </w:pPr>
            <w:r>
              <w:rPr>
                <w:lang w:val="en-GB"/>
              </w:rPr>
              <w:t>[</w:t>
            </w:r>
            <w:r w:rsidR="007F7B97" w:rsidRPr="00ED7B9B">
              <w:rPr>
                <w:lang w:val="en-GB"/>
              </w:rPr>
              <w:t>Business Management Global Markets</w:t>
            </w:r>
            <w:r w:rsidR="00CE31DF" w:rsidRPr="00ED7B9B">
              <w:rPr>
                <w:color w:val="000000" w:themeColor="text1"/>
                <w:lang w:val="en-GB"/>
              </w:rPr>
              <w:t xml:space="preserve"> /</w:t>
            </w:r>
            <w:del w:id="2" w:author="Demoulin Vanessa" w:date="2015-10-07T17:33:00Z">
              <w:r w:rsidR="00C566E2" w:rsidRPr="00ED7B9B" w:rsidDel="003212BB">
                <w:rPr>
                  <w:color w:val="000000" w:themeColor="text1"/>
                  <w:lang w:val="en-GB"/>
                </w:rPr>
                <w:delText xml:space="preserve"> Project Management</w:delText>
              </w:r>
            </w:del>
            <w:r>
              <w:rPr>
                <w:color w:val="000000" w:themeColor="text1"/>
                <w:lang w:val="en-GB"/>
              </w:rPr>
              <w:t>]</w:t>
            </w:r>
          </w:p>
        </w:tc>
      </w:tr>
      <w:tr w:rsidR="00794B89" w:rsidRPr="00ED7B9B" w:rsidTr="00A355E1">
        <w:trPr>
          <w:trHeight w:val="330"/>
        </w:trPr>
        <w:tc>
          <w:tcPr>
            <w:tcW w:w="2268" w:type="dxa"/>
            <w:shd w:val="clear" w:color="auto" w:fill="auto"/>
          </w:tcPr>
          <w:p w:rsidR="00794B89" w:rsidRPr="00007FE5" w:rsidRDefault="00334422" w:rsidP="00A46A7B">
            <w:pPr>
              <w:rPr>
                <w:rStyle w:val="Emetteur-Destinataire"/>
                <w:lang w:val="en-GB"/>
              </w:rPr>
            </w:pPr>
            <w:r w:rsidRPr="0077442D">
              <w:rPr>
                <w:rStyle w:val="Emetteur-Destinataire"/>
                <w:lang w:val="en-GB"/>
              </w:rPr>
              <w:t>TO</w:t>
            </w:r>
          </w:p>
        </w:tc>
        <w:tc>
          <w:tcPr>
            <w:tcW w:w="8076" w:type="dxa"/>
            <w:shd w:val="clear" w:color="auto" w:fill="auto"/>
          </w:tcPr>
          <w:p w:rsidR="00161964" w:rsidRPr="00ED7B9B" w:rsidRDefault="00A030F6" w:rsidP="00A355E1">
            <w:pPr>
              <w:numPr>
                <w:ilvl w:val="0"/>
                <w:numId w:val="2"/>
              </w:numPr>
              <w:rPr>
                <w:lang w:val="en-GB"/>
              </w:rPr>
            </w:pPr>
            <w:r>
              <w:rPr>
                <w:lang w:val="en-GB"/>
              </w:rPr>
              <w:t>[</w:t>
            </w:r>
            <w:r w:rsidR="00161964" w:rsidRPr="00ED7B9B">
              <w:rPr>
                <w:lang w:val="en-GB"/>
              </w:rPr>
              <w:t>NPNA team</w:t>
            </w:r>
            <w:r>
              <w:rPr>
                <w:lang w:val="en-GB"/>
              </w:rPr>
              <w:t>]</w:t>
            </w:r>
          </w:p>
        </w:tc>
      </w:tr>
      <w:tr w:rsidR="00794B89" w:rsidRPr="00ED7B9B" w:rsidTr="00A355E1">
        <w:tc>
          <w:tcPr>
            <w:tcW w:w="2268" w:type="dxa"/>
            <w:shd w:val="clear" w:color="auto" w:fill="auto"/>
          </w:tcPr>
          <w:p w:rsidR="00794B89" w:rsidRPr="00ED7B9B" w:rsidRDefault="00334422" w:rsidP="00A46A7B">
            <w:pPr>
              <w:rPr>
                <w:rStyle w:val="Emetteur-Destinataire"/>
                <w:lang w:val="en-GB"/>
              </w:rPr>
            </w:pPr>
            <w:r w:rsidRPr="00ED7B9B">
              <w:rPr>
                <w:rStyle w:val="Emetteur-Destinataire"/>
                <w:lang w:val="en-GB"/>
              </w:rPr>
              <w:t>C</w:t>
            </w:r>
            <w:r w:rsidR="00C97C1E" w:rsidRPr="00ED7B9B">
              <w:rPr>
                <w:rStyle w:val="Emetteur-Destinataire"/>
                <w:lang w:val="en-GB"/>
              </w:rPr>
              <w:t>Cs</w:t>
            </w:r>
          </w:p>
        </w:tc>
        <w:tc>
          <w:tcPr>
            <w:tcW w:w="8076" w:type="dxa"/>
            <w:shd w:val="clear" w:color="auto" w:fill="auto"/>
          </w:tcPr>
          <w:p w:rsidR="00921B31" w:rsidRDefault="00A030F6" w:rsidP="00921B31">
            <w:pPr>
              <w:numPr>
                <w:ilvl w:val="0"/>
                <w:numId w:val="2"/>
              </w:numPr>
              <w:rPr>
                <w:ins w:id="3" w:author="Demoulin Vanessa" w:date="2015-10-07T17:51:00Z"/>
                <w:lang w:val="en-GB"/>
              </w:rPr>
            </w:pPr>
            <w:r>
              <w:rPr>
                <w:lang w:val="en-GB"/>
              </w:rPr>
              <w:t>[</w:t>
            </w:r>
            <w:r w:rsidR="00921B31" w:rsidRPr="00ED7B9B">
              <w:rPr>
                <w:lang w:val="en-GB"/>
              </w:rPr>
              <w:t>Muriel Leclercq</w:t>
            </w:r>
            <w:r>
              <w:rPr>
                <w:lang w:val="en-GB"/>
              </w:rPr>
              <w:t>]</w:t>
            </w:r>
            <w:r w:rsidR="007F7B97" w:rsidRPr="00ED7B9B">
              <w:rPr>
                <w:lang w:val="en-GB"/>
              </w:rPr>
              <w:t xml:space="preserve"> (SG GM)</w:t>
            </w:r>
          </w:p>
          <w:p w:rsidR="00FB216B" w:rsidRPr="00ED7B9B" w:rsidRDefault="00FB216B" w:rsidP="00921B31">
            <w:pPr>
              <w:numPr>
                <w:ilvl w:val="0"/>
                <w:numId w:val="2"/>
              </w:numPr>
              <w:rPr>
                <w:lang w:val="en-GB"/>
              </w:rPr>
            </w:pPr>
            <w:ins w:id="4" w:author="Demoulin Vanessa" w:date="2015-10-07T17:51:00Z">
              <w:r>
                <w:rPr>
                  <w:lang w:val="en-GB"/>
                </w:rPr>
                <w:t>Project Management (SG GM)</w:t>
              </w:r>
            </w:ins>
          </w:p>
          <w:p w:rsidR="00BD3EC5" w:rsidRPr="00ED7B9B" w:rsidRDefault="00A030F6" w:rsidP="00921B31">
            <w:pPr>
              <w:numPr>
                <w:ilvl w:val="0"/>
                <w:numId w:val="2"/>
              </w:numPr>
              <w:rPr>
                <w:lang w:val="en-GB"/>
              </w:rPr>
            </w:pPr>
            <w:r>
              <w:rPr>
                <w:lang w:val="en-GB"/>
              </w:rPr>
              <w:t>[</w:t>
            </w:r>
            <w:r w:rsidR="00593C9A" w:rsidRPr="00ED7B9B">
              <w:rPr>
                <w:lang w:val="en-GB"/>
              </w:rPr>
              <w:t>Luc Francois</w:t>
            </w:r>
            <w:r>
              <w:rPr>
                <w:lang w:val="en-GB"/>
              </w:rPr>
              <w:t>]</w:t>
            </w:r>
            <w:r w:rsidR="007F7B97" w:rsidRPr="00ED7B9B">
              <w:rPr>
                <w:lang w:val="en-GB"/>
              </w:rPr>
              <w:t xml:space="preserve"> (Global Markets)</w:t>
            </w:r>
          </w:p>
        </w:tc>
      </w:tr>
    </w:tbl>
    <w:p w:rsidR="006E3D6E" w:rsidRDefault="006E3D6E">
      <w:pPr>
        <w:rPr>
          <w:sz w:val="16"/>
          <w:lang w:val="en-GB"/>
        </w:rPr>
      </w:pPr>
    </w:p>
    <w:p w:rsidR="0036745C" w:rsidRDefault="0036745C">
      <w:pPr>
        <w:rPr>
          <w:lang w:val="en-GB"/>
        </w:rPr>
      </w:pPr>
    </w:p>
    <w:p w:rsidR="0036745C" w:rsidRDefault="0036745C">
      <w:pPr>
        <w:rPr>
          <w:lang w:val="en-GB"/>
        </w:rPr>
      </w:pPr>
    </w:p>
    <w:p w:rsidR="0036745C" w:rsidRPr="00ED7B9B" w:rsidRDefault="0036745C">
      <w:pPr>
        <w:rPr>
          <w:lang w:val="en-GB"/>
        </w:rPr>
      </w:pPr>
    </w:p>
    <w:tbl>
      <w:tblPr>
        <w:tblW w:w="5000" w:type="pct"/>
        <w:tblBorders>
          <w:top w:val="single" w:sz="8" w:space="0" w:color="581D74"/>
          <w:bottom w:val="single" w:sz="8" w:space="0" w:color="581D74"/>
        </w:tblBorders>
        <w:shd w:val="clear" w:color="auto" w:fill="C0C0C0"/>
        <w:tblCellMar>
          <w:top w:w="108" w:type="dxa"/>
          <w:bottom w:w="108" w:type="dxa"/>
        </w:tblCellMar>
        <w:tblLook w:val="01E0" w:firstRow="1" w:lastRow="1" w:firstColumn="1" w:lastColumn="1" w:noHBand="0" w:noVBand="0"/>
      </w:tblPr>
      <w:tblGrid>
        <w:gridCol w:w="10420"/>
      </w:tblGrid>
      <w:tr w:rsidR="008A51D5" w:rsidRPr="00ED7B9B" w:rsidTr="00A355E1">
        <w:tc>
          <w:tcPr>
            <w:tcW w:w="5000" w:type="pct"/>
            <w:shd w:val="clear" w:color="auto" w:fill="C0C0C0"/>
          </w:tcPr>
          <w:p w:rsidR="008A51D5" w:rsidRPr="00ED7B9B" w:rsidRDefault="00095005">
            <w:pPr>
              <w:rPr>
                <w:b/>
                <w:bCs/>
                <w:color w:val="502574"/>
                <w:lang w:val="en-GB"/>
              </w:rPr>
            </w:pPr>
            <w:r w:rsidRPr="00ED7B9B">
              <w:rPr>
                <w:b/>
                <w:bCs/>
                <w:color w:val="502574"/>
                <w:lang w:val="en-GB"/>
              </w:rPr>
              <w:t>Activity description</w:t>
            </w:r>
          </w:p>
        </w:tc>
      </w:tr>
    </w:tbl>
    <w:p w:rsidR="008A51D5" w:rsidRPr="00ED7B9B" w:rsidRDefault="008A51D5">
      <w:pPr>
        <w:rPr>
          <w:b/>
          <w:bCs/>
          <w:color w:val="005580"/>
          <w:lang w:val="en-GB"/>
        </w:rPr>
      </w:pPr>
    </w:p>
    <w:p w:rsidR="002C5D67" w:rsidRDefault="002C5D67" w:rsidP="00E165B6">
      <w:pPr>
        <w:jc w:val="both"/>
        <w:rPr>
          <w:b/>
          <w:bCs/>
          <w:color w:val="005580"/>
          <w:lang w:val="en-GB"/>
        </w:rPr>
      </w:pPr>
      <w:r>
        <w:rPr>
          <w:b/>
          <w:bCs/>
          <w:color w:val="005580"/>
          <w:lang w:val="en-GB"/>
        </w:rPr>
        <w:t>[</w:t>
      </w:r>
      <w:r w:rsidR="00BD3EC5" w:rsidRPr="00ED7B9B">
        <w:rPr>
          <w:b/>
          <w:bCs/>
          <w:color w:val="005580"/>
          <w:lang w:val="en-GB"/>
        </w:rPr>
        <w:t xml:space="preserve">Equity </w:t>
      </w:r>
      <w:r w:rsidR="00353334" w:rsidRPr="00ED7B9B">
        <w:rPr>
          <w:b/>
          <w:bCs/>
          <w:color w:val="005580"/>
          <w:lang w:val="en-GB"/>
        </w:rPr>
        <w:t>Markets</w:t>
      </w:r>
      <w:r>
        <w:rPr>
          <w:b/>
          <w:bCs/>
          <w:color w:val="005580"/>
          <w:lang w:val="en-GB"/>
        </w:rPr>
        <w:t>]</w:t>
      </w:r>
      <w:r w:rsidR="00921B31" w:rsidRPr="00ED7B9B">
        <w:rPr>
          <w:b/>
          <w:bCs/>
          <w:color w:val="005580"/>
          <w:lang w:val="en-GB"/>
        </w:rPr>
        <w:t xml:space="preserve"> </w:t>
      </w:r>
      <w:r w:rsidR="00E63535" w:rsidRPr="00ED7B9B">
        <w:rPr>
          <w:b/>
          <w:bCs/>
          <w:color w:val="005580"/>
          <w:lang w:val="en-GB"/>
        </w:rPr>
        <w:t xml:space="preserve">wishes to </w:t>
      </w:r>
      <w:r w:rsidR="00C209EC">
        <w:rPr>
          <w:b/>
          <w:bCs/>
          <w:color w:val="005580"/>
          <w:lang w:val="en-GB"/>
        </w:rPr>
        <w:t xml:space="preserve">commercialize </w:t>
      </w:r>
      <w:r>
        <w:rPr>
          <w:b/>
          <w:bCs/>
          <w:color w:val="005580"/>
          <w:lang w:val="en-GB"/>
        </w:rPr>
        <w:t>full</w:t>
      </w:r>
      <w:r w:rsidR="00712078">
        <w:rPr>
          <w:b/>
          <w:bCs/>
          <w:color w:val="005580"/>
          <w:lang w:val="en-GB"/>
        </w:rPr>
        <w:t>y</w:t>
      </w:r>
      <w:r>
        <w:rPr>
          <w:b/>
          <w:bCs/>
          <w:color w:val="005580"/>
          <w:lang w:val="en-GB"/>
        </w:rPr>
        <w:t xml:space="preserve"> systematic strategies</w:t>
      </w:r>
      <w:r w:rsidR="00C209EC">
        <w:rPr>
          <w:b/>
          <w:bCs/>
          <w:color w:val="005580"/>
          <w:lang w:val="en-GB"/>
        </w:rPr>
        <w:t xml:space="preserve"> to</w:t>
      </w:r>
      <w:r>
        <w:rPr>
          <w:b/>
          <w:bCs/>
          <w:color w:val="005580"/>
          <w:lang w:val="en-GB"/>
        </w:rPr>
        <w:t xml:space="preserve"> </w:t>
      </w:r>
      <w:r w:rsidR="00111C45">
        <w:rPr>
          <w:b/>
          <w:bCs/>
          <w:color w:val="005580"/>
          <w:lang w:val="en-GB"/>
        </w:rPr>
        <w:t xml:space="preserve">customers based in </w:t>
      </w:r>
      <w:r w:rsidR="00C209EC">
        <w:rPr>
          <w:b/>
          <w:bCs/>
          <w:color w:val="005580"/>
          <w:lang w:val="en-GB"/>
        </w:rPr>
        <w:t>USA, Canada and Latin America</w:t>
      </w:r>
      <w:r>
        <w:rPr>
          <w:b/>
          <w:bCs/>
          <w:color w:val="005580"/>
          <w:lang w:val="en-GB"/>
        </w:rPr>
        <w:t>.</w:t>
      </w:r>
      <w:r w:rsidR="00111C45">
        <w:rPr>
          <w:b/>
          <w:bCs/>
          <w:color w:val="005580"/>
          <w:lang w:val="en-GB"/>
        </w:rPr>
        <w:t xml:space="preserve"> </w:t>
      </w:r>
    </w:p>
    <w:p w:rsidR="00275B2D" w:rsidRDefault="00275B2D" w:rsidP="00E165B6">
      <w:pPr>
        <w:jc w:val="both"/>
        <w:rPr>
          <w:b/>
          <w:bCs/>
          <w:color w:val="005580"/>
          <w:lang w:val="en-GB"/>
        </w:rPr>
      </w:pPr>
    </w:p>
    <w:p w:rsidR="002B3C86" w:rsidRDefault="002B3C86" w:rsidP="002B3C86">
      <w:pPr>
        <w:jc w:val="both"/>
        <w:rPr>
          <w:b/>
          <w:bCs/>
          <w:color w:val="005580"/>
          <w:lang w:val="en-GB"/>
        </w:rPr>
      </w:pPr>
      <w:r>
        <w:rPr>
          <w:b/>
          <w:bCs/>
          <w:color w:val="005580"/>
          <w:lang w:val="en-GB"/>
        </w:rPr>
        <w:t xml:space="preserve">Strategies’ investment universe will include mostly Equities but also Hybrids, ETFs and Mutual Funds. </w:t>
      </w:r>
    </w:p>
    <w:p w:rsidR="002B3C86" w:rsidRDefault="002B3C86" w:rsidP="00E165B6">
      <w:pPr>
        <w:jc w:val="both"/>
        <w:rPr>
          <w:b/>
          <w:bCs/>
          <w:color w:val="005580"/>
          <w:lang w:val="en-GB"/>
        </w:rPr>
      </w:pPr>
    </w:p>
    <w:p w:rsidR="00275B2D" w:rsidRDefault="002B3C86" w:rsidP="00275B2D">
      <w:pPr>
        <w:jc w:val="both"/>
        <w:rPr>
          <w:b/>
          <w:bCs/>
          <w:color w:val="005580"/>
          <w:lang w:val="en-GB"/>
        </w:rPr>
      </w:pPr>
      <w:r>
        <w:rPr>
          <w:b/>
          <w:bCs/>
          <w:color w:val="005580"/>
          <w:lang w:val="en-GB"/>
        </w:rPr>
        <w:t>Target c</w:t>
      </w:r>
      <w:r w:rsidR="00275B2D">
        <w:rPr>
          <w:b/>
          <w:bCs/>
          <w:color w:val="005580"/>
          <w:lang w:val="en-GB"/>
        </w:rPr>
        <w:t>ustomers</w:t>
      </w:r>
      <w:r w:rsidR="00E52920">
        <w:rPr>
          <w:b/>
          <w:bCs/>
          <w:color w:val="005580"/>
          <w:lang w:val="en-GB"/>
        </w:rPr>
        <w:t>’</w:t>
      </w:r>
      <w:r w:rsidR="00275B2D">
        <w:rPr>
          <w:b/>
          <w:bCs/>
          <w:color w:val="005580"/>
          <w:lang w:val="en-GB"/>
        </w:rPr>
        <w:t xml:space="preserve"> </w:t>
      </w:r>
      <w:r>
        <w:rPr>
          <w:b/>
          <w:bCs/>
          <w:color w:val="005580"/>
          <w:lang w:val="en-GB"/>
        </w:rPr>
        <w:t>type will</w:t>
      </w:r>
      <w:r w:rsidR="00275B2D">
        <w:rPr>
          <w:b/>
          <w:bCs/>
          <w:color w:val="005580"/>
          <w:lang w:val="en-GB"/>
        </w:rPr>
        <w:t xml:space="preserve"> </w:t>
      </w:r>
      <w:r>
        <w:rPr>
          <w:b/>
          <w:bCs/>
          <w:color w:val="005580"/>
          <w:lang w:val="en-GB"/>
        </w:rPr>
        <w:t xml:space="preserve">include </w:t>
      </w:r>
      <w:r w:rsidR="00275B2D">
        <w:rPr>
          <w:b/>
          <w:bCs/>
          <w:color w:val="005580"/>
          <w:lang w:val="en-GB"/>
        </w:rPr>
        <w:t>both distribution (Private banks) and institutional (Insurance companies</w:t>
      </w:r>
      <w:r w:rsidR="00E52920">
        <w:rPr>
          <w:b/>
          <w:bCs/>
          <w:color w:val="005580"/>
          <w:lang w:val="en-GB"/>
        </w:rPr>
        <w:t>,</w:t>
      </w:r>
      <w:r w:rsidR="00275B2D">
        <w:rPr>
          <w:b/>
          <w:bCs/>
          <w:color w:val="005580"/>
          <w:lang w:val="en-GB"/>
        </w:rPr>
        <w:t xml:space="preserve"> Family offices, foundations, endowment,…</w:t>
      </w:r>
      <w:r w:rsidR="00397341">
        <w:rPr>
          <w:b/>
          <w:bCs/>
          <w:color w:val="005580"/>
          <w:lang w:val="en-GB"/>
        </w:rPr>
        <w:t>)</w:t>
      </w:r>
      <w:r w:rsidR="00275B2D">
        <w:rPr>
          <w:b/>
          <w:bCs/>
          <w:color w:val="005580"/>
          <w:lang w:val="en-GB"/>
        </w:rPr>
        <w:t>.</w:t>
      </w:r>
    </w:p>
    <w:p w:rsidR="00275B2D" w:rsidRDefault="00275B2D" w:rsidP="00E165B6">
      <w:pPr>
        <w:jc w:val="both"/>
        <w:rPr>
          <w:b/>
          <w:bCs/>
          <w:color w:val="005580"/>
          <w:lang w:val="en-GB"/>
        </w:rPr>
      </w:pPr>
    </w:p>
    <w:p w:rsidR="00E370C2" w:rsidRDefault="00C209EC" w:rsidP="00E370C2">
      <w:pPr>
        <w:jc w:val="both"/>
        <w:rPr>
          <w:b/>
          <w:bCs/>
          <w:color w:val="005580"/>
          <w:lang w:val="en-GB"/>
        </w:rPr>
      </w:pPr>
      <w:r>
        <w:rPr>
          <w:b/>
          <w:bCs/>
          <w:color w:val="005580"/>
          <w:lang w:val="en-GB"/>
        </w:rPr>
        <w:t xml:space="preserve">These strategies </w:t>
      </w:r>
      <w:r w:rsidR="00712078">
        <w:rPr>
          <w:b/>
          <w:bCs/>
          <w:color w:val="005580"/>
          <w:lang w:val="en-GB"/>
        </w:rPr>
        <w:t xml:space="preserve">will </w:t>
      </w:r>
      <w:r w:rsidR="00275B2D">
        <w:rPr>
          <w:b/>
          <w:bCs/>
          <w:color w:val="005580"/>
          <w:lang w:val="en-GB"/>
        </w:rPr>
        <w:t>be embedded into</w:t>
      </w:r>
      <w:r w:rsidR="00712078">
        <w:rPr>
          <w:b/>
          <w:bCs/>
          <w:color w:val="005580"/>
          <w:lang w:val="en-GB"/>
        </w:rPr>
        <w:t xml:space="preserve"> rule based </w:t>
      </w:r>
      <w:r w:rsidR="00275B2D">
        <w:rPr>
          <w:b/>
          <w:bCs/>
          <w:color w:val="005580"/>
          <w:lang w:val="en-GB"/>
        </w:rPr>
        <w:t>indices and sold through various wrappers such as Notes (Reg S and 3(a)2 ), OTC options and TRS.</w:t>
      </w:r>
      <w:r w:rsidR="00E370C2">
        <w:rPr>
          <w:b/>
          <w:bCs/>
          <w:color w:val="005580"/>
          <w:lang w:val="en-GB"/>
        </w:rPr>
        <w:t xml:space="preserve"> </w:t>
      </w:r>
    </w:p>
    <w:p w:rsidR="00E370C2" w:rsidRDefault="00E370C2" w:rsidP="00E370C2">
      <w:pPr>
        <w:jc w:val="both"/>
        <w:rPr>
          <w:b/>
          <w:bCs/>
          <w:color w:val="005580"/>
          <w:lang w:val="en-GB"/>
        </w:rPr>
      </w:pPr>
      <w:r>
        <w:rPr>
          <w:b/>
          <w:bCs/>
          <w:color w:val="005580"/>
          <w:lang w:val="en-GB"/>
        </w:rPr>
        <w:t>The related rule based Indices will be sponsored and branded either by Natixi</w:t>
      </w:r>
      <w:r w:rsidR="00D41F36">
        <w:rPr>
          <w:b/>
          <w:bCs/>
          <w:color w:val="005580"/>
          <w:lang w:val="en-GB"/>
        </w:rPr>
        <w:t>s or an external Index provider (e.g. Wilshire or Standard and Poor’s)</w:t>
      </w:r>
    </w:p>
    <w:p w:rsidR="00DF519C" w:rsidRDefault="00DF519C" w:rsidP="00E370C2">
      <w:pPr>
        <w:jc w:val="both"/>
        <w:rPr>
          <w:b/>
          <w:bCs/>
          <w:color w:val="005580"/>
          <w:lang w:val="en-GB"/>
        </w:rPr>
      </w:pPr>
    </w:p>
    <w:p w:rsidR="00397341" w:rsidRDefault="00DF519C" w:rsidP="00E370C2">
      <w:pPr>
        <w:jc w:val="both"/>
        <w:rPr>
          <w:b/>
          <w:bCs/>
          <w:color w:val="005580"/>
          <w:lang w:val="en-GB"/>
        </w:rPr>
      </w:pPr>
      <w:r>
        <w:rPr>
          <w:b/>
          <w:bCs/>
          <w:color w:val="005580"/>
          <w:lang w:val="en-GB"/>
        </w:rPr>
        <w:t>Moreover, t</w:t>
      </w:r>
      <w:r w:rsidR="00E370C2">
        <w:rPr>
          <w:b/>
          <w:bCs/>
          <w:color w:val="005580"/>
          <w:lang w:val="en-GB"/>
        </w:rPr>
        <w:t xml:space="preserve">he related transactions will be booked inside FAST </w:t>
      </w:r>
      <w:r w:rsidR="002B3C86">
        <w:rPr>
          <w:b/>
          <w:bCs/>
          <w:color w:val="005580"/>
          <w:lang w:val="en-GB"/>
        </w:rPr>
        <w:t>or</w:t>
      </w:r>
      <w:r>
        <w:rPr>
          <w:b/>
          <w:bCs/>
          <w:color w:val="005580"/>
          <w:lang w:val="en-GB"/>
        </w:rPr>
        <w:t xml:space="preserve"> Equity Finance trading books </w:t>
      </w:r>
      <w:r w:rsidR="00E52920">
        <w:rPr>
          <w:b/>
          <w:bCs/>
          <w:color w:val="005580"/>
          <w:lang w:val="en-GB"/>
        </w:rPr>
        <w:t>whilst</w:t>
      </w:r>
      <w:r>
        <w:rPr>
          <w:b/>
          <w:bCs/>
          <w:color w:val="005580"/>
          <w:lang w:val="en-GB"/>
        </w:rPr>
        <w:t xml:space="preserve"> the</w:t>
      </w:r>
      <w:r w:rsidR="00D41F36">
        <w:rPr>
          <w:b/>
          <w:bCs/>
          <w:color w:val="005580"/>
          <w:lang w:val="en-GB"/>
        </w:rPr>
        <w:t xml:space="preserve"> corresponding</w:t>
      </w:r>
      <w:r>
        <w:rPr>
          <w:b/>
          <w:bCs/>
          <w:color w:val="005580"/>
          <w:lang w:val="en-GB"/>
        </w:rPr>
        <w:t xml:space="preserve"> systematic strategies will be</w:t>
      </w:r>
      <w:r w:rsidR="00397341">
        <w:rPr>
          <w:b/>
          <w:bCs/>
          <w:color w:val="005580"/>
          <w:lang w:val="en-GB"/>
        </w:rPr>
        <w:t>:</w:t>
      </w:r>
    </w:p>
    <w:p w:rsidR="00AD63BE" w:rsidRDefault="00AD63BE" w:rsidP="00E370C2">
      <w:pPr>
        <w:jc w:val="both"/>
        <w:rPr>
          <w:b/>
          <w:bCs/>
          <w:color w:val="005580"/>
          <w:lang w:val="en-GB"/>
        </w:rPr>
      </w:pPr>
    </w:p>
    <w:p w:rsidR="00397341" w:rsidRPr="00AD63BE" w:rsidRDefault="00AD63BE" w:rsidP="00397341">
      <w:pPr>
        <w:pStyle w:val="ListParagraph"/>
        <w:numPr>
          <w:ilvl w:val="0"/>
          <w:numId w:val="37"/>
        </w:numPr>
        <w:jc w:val="both"/>
        <w:rPr>
          <w:rFonts w:ascii="Verdana" w:eastAsia="Times New Roman" w:hAnsi="Verdana" w:cs="Times New Roman"/>
          <w:b/>
          <w:bCs/>
          <w:color w:val="005580"/>
          <w:sz w:val="20"/>
          <w:szCs w:val="20"/>
          <w:lang w:val="en-GB" w:eastAsia="fr-FR" w:bidi="ar-SA"/>
        </w:rPr>
      </w:pPr>
      <w:r w:rsidRPr="00AD63BE">
        <w:rPr>
          <w:rFonts w:ascii="Verdana" w:eastAsia="Times New Roman" w:hAnsi="Verdana" w:cs="Times New Roman"/>
          <w:b/>
          <w:bCs/>
          <w:color w:val="005580"/>
          <w:sz w:val="20"/>
          <w:szCs w:val="20"/>
          <w:lang w:val="en-GB" w:eastAsia="fr-FR" w:bidi="ar-SA"/>
        </w:rPr>
        <w:t>B</w:t>
      </w:r>
      <w:r w:rsidR="00397341" w:rsidRPr="00AD63BE">
        <w:rPr>
          <w:rFonts w:ascii="Verdana" w:eastAsia="Times New Roman" w:hAnsi="Verdana" w:cs="Times New Roman"/>
          <w:b/>
          <w:bCs/>
          <w:color w:val="005580"/>
          <w:sz w:val="20"/>
          <w:szCs w:val="20"/>
          <w:lang w:val="en-GB" w:eastAsia="fr-FR" w:bidi="ar-SA"/>
        </w:rPr>
        <w:t>ooked through a dedicated module developed by the quantitative team</w:t>
      </w:r>
      <w:r w:rsidRPr="00AD63BE">
        <w:rPr>
          <w:rFonts w:ascii="Verdana" w:eastAsia="Times New Roman" w:hAnsi="Verdana" w:cs="Times New Roman"/>
          <w:b/>
          <w:bCs/>
          <w:color w:val="005580"/>
          <w:sz w:val="20"/>
          <w:szCs w:val="20"/>
          <w:lang w:val="en-GB" w:eastAsia="fr-FR" w:bidi="ar-SA"/>
        </w:rPr>
        <w:t xml:space="preserve"> within Sophis environment and in line with the Index rules</w:t>
      </w:r>
      <w:r w:rsidR="00397341" w:rsidRPr="00AD63BE">
        <w:rPr>
          <w:rFonts w:ascii="Verdana" w:eastAsia="Times New Roman" w:hAnsi="Verdana" w:cs="Times New Roman"/>
          <w:b/>
          <w:bCs/>
          <w:color w:val="005580"/>
          <w:sz w:val="20"/>
          <w:szCs w:val="20"/>
          <w:lang w:val="en-GB" w:eastAsia="fr-FR" w:bidi="ar-SA"/>
        </w:rPr>
        <w:t xml:space="preserve"> </w:t>
      </w:r>
      <w:r w:rsidRPr="00AD63BE">
        <w:rPr>
          <w:rFonts w:ascii="Verdana" w:eastAsia="Times New Roman" w:hAnsi="Verdana" w:cs="Times New Roman"/>
          <w:b/>
          <w:bCs/>
          <w:color w:val="005580"/>
          <w:sz w:val="20"/>
          <w:szCs w:val="20"/>
          <w:lang w:val="en-GB" w:eastAsia="fr-FR" w:bidi="ar-SA"/>
        </w:rPr>
        <w:t>(current set up)</w:t>
      </w:r>
    </w:p>
    <w:p w:rsidR="00E370C2" w:rsidRPr="00AD63BE" w:rsidRDefault="00AD63BE" w:rsidP="00397341">
      <w:pPr>
        <w:pStyle w:val="ListParagraph"/>
        <w:numPr>
          <w:ilvl w:val="0"/>
          <w:numId w:val="37"/>
        </w:numPr>
        <w:jc w:val="both"/>
        <w:rPr>
          <w:rFonts w:ascii="Verdana" w:eastAsia="Times New Roman" w:hAnsi="Verdana" w:cs="Times New Roman"/>
          <w:b/>
          <w:bCs/>
          <w:color w:val="005580"/>
          <w:sz w:val="20"/>
          <w:szCs w:val="20"/>
          <w:lang w:val="en-GB" w:eastAsia="fr-FR" w:bidi="ar-SA"/>
        </w:rPr>
      </w:pPr>
      <w:r w:rsidRPr="00AD63BE">
        <w:rPr>
          <w:rFonts w:ascii="Verdana" w:eastAsia="Times New Roman" w:hAnsi="Verdana" w:cs="Times New Roman"/>
          <w:b/>
          <w:bCs/>
          <w:color w:val="005580"/>
          <w:sz w:val="20"/>
          <w:szCs w:val="20"/>
          <w:lang w:val="en-GB" w:eastAsia="fr-FR" w:bidi="ar-SA"/>
        </w:rPr>
        <w:t>scripted within Caesar Index</w:t>
      </w:r>
      <w:r>
        <w:rPr>
          <w:rFonts w:ascii="Verdana" w:eastAsia="Times New Roman" w:hAnsi="Verdana" w:cs="Times New Roman"/>
          <w:b/>
          <w:bCs/>
          <w:color w:val="005580"/>
          <w:sz w:val="20"/>
          <w:szCs w:val="20"/>
          <w:lang w:val="en-GB" w:eastAsia="fr-FR" w:bidi="ar-SA"/>
        </w:rPr>
        <w:t xml:space="preserve"> </w:t>
      </w:r>
      <w:r w:rsidRPr="00AD63BE">
        <w:rPr>
          <w:rFonts w:ascii="Verdana" w:eastAsia="Times New Roman" w:hAnsi="Verdana" w:cs="Times New Roman"/>
          <w:b/>
          <w:bCs/>
          <w:color w:val="005580"/>
          <w:sz w:val="20"/>
          <w:szCs w:val="20"/>
          <w:lang w:val="en-GB" w:eastAsia="fr-FR" w:bidi="ar-SA"/>
        </w:rPr>
        <w:t>(in accordance with the index rules)</w:t>
      </w:r>
      <w:r>
        <w:rPr>
          <w:rFonts w:ascii="Verdana" w:eastAsia="Times New Roman" w:hAnsi="Verdana" w:cs="Times New Roman"/>
          <w:b/>
          <w:bCs/>
          <w:color w:val="005580"/>
          <w:sz w:val="20"/>
          <w:szCs w:val="20"/>
          <w:lang w:val="en-GB" w:eastAsia="fr-FR" w:bidi="ar-SA"/>
        </w:rPr>
        <w:t xml:space="preserve"> once</w:t>
      </w:r>
      <w:r w:rsidR="00DF519C" w:rsidRPr="00AD63BE">
        <w:rPr>
          <w:rFonts w:ascii="Verdana" w:eastAsia="Times New Roman" w:hAnsi="Verdana" w:cs="Times New Roman"/>
          <w:b/>
          <w:bCs/>
          <w:color w:val="005580"/>
          <w:sz w:val="20"/>
          <w:szCs w:val="20"/>
          <w:lang w:val="en-GB" w:eastAsia="fr-FR" w:bidi="ar-SA"/>
        </w:rPr>
        <w:t xml:space="preserve"> </w:t>
      </w:r>
      <w:r>
        <w:rPr>
          <w:rFonts w:ascii="Verdana" w:eastAsia="Times New Roman" w:hAnsi="Verdana" w:cs="Times New Roman"/>
          <w:b/>
          <w:bCs/>
          <w:color w:val="005580"/>
          <w:sz w:val="20"/>
          <w:szCs w:val="20"/>
          <w:lang w:val="en-GB" w:eastAsia="fr-FR" w:bidi="ar-SA"/>
        </w:rPr>
        <w:t xml:space="preserve">the </w:t>
      </w:r>
      <w:r w:rsidR="00E52920" w:rsidRPr="00AD63BE">
        <w:rPr>
          <w:rFonts w:ascii="Verdana" w:eastAsia="Times New Roman" w:hAnsi="Verdana" w:cs="Times New Roman"/>
          <w:b/>
          <w:bCs/>
          <w:color w:val="005580"/>
          <w:sz w:val="20"/>
          <w:szCs w:val="20"/>
          <w:lang w:val="en-GB" w:eastAsia="fr-FR" w:bidi="ar-SA"/>
        </w:rPr>
        <w:t xml:space="preserve">Caesar </w:t>
      </w:r>
      <w:r>
        <w:rPr>
          <w:rFonts w:ascii="Verdana" w:eastAsia="Times New Roman" w:hAnsi="Verdana" w:cs="Times New Roman"/>
          <w:b/>
          <w:bCs/>
          <w:color w:val="005580"/>
          <w:sz w:val="20"/>
          <w:szCs w:val="20"/>
          <w:lang w:val="en-GB" w:eastAsia="fr-FR" w:bidi="ar-SA"/>
        </w:rPr>
        <w:t>Index</w:t>
      </w:r>
      <w:r w:rsidRPr="00AD63BE">
        <w:rPr>
          <w:rFonts w:ascii="Verdana" w:eastAsia="Times New Roman" w:hAnsi="Verdana" w:cs="Times New Roman"/>
          <w:b/>
          <w:bCs/>
          <w:color w:val="005580"/>
          <w:sz w:val="20"/>
          <w:szCs w:val="20"/>
          <w:lang w:val="en-GB" w:eastAsia="fr-FR" w:bidi="ar-SA"/>
        </w:rPr>
        <w:t xml:space="preserve"> platform </w:t>
      </w:r>
      <w:r>
        <w:rPr>
          <w:rFonts w:ascii="Verdana" w:eastAsia="Times New Roman" w:hAnsi="Verdana" w:cs="Times New Roman"/>
          <w:b/>
          <w:bCs/>
          <w:color w:val="005580"/>
          <w:sz w:val="20"/>
          <w:szCs w:val="20"/>
          <w:lang w:val="en-GB" w:eastAsia="fr-FR" w:bidi="ar-SA"/>
        </w:rPr>
        <w:t>is</w:t>
      </w:r>
      <w:r w:rsidRPr="00AD63BE">
        <w:rPr>
          <w:rFonts w:ascii="Verdana" w:eastAsia="Times New Roman" w:hAnsi="Verdana" w:cs="Times New Roman"/>
          <w:b/>
          <w:bCs/>
          <w:color w:val="005580"/>
          <w:sz w:val="20"/>
          <w:szCs w:val="20"/>
          <w:lang w:val="en-GB" w:eastAsia="fr-FR" w:bidi="ar-SA"/>
        </w:rPr>
        <w:t xml:space="preserve"> live and validated by the Risk Department</w:t>
      </w:r>
      <w:r>
        <w:rPr>
          <w:rFonts w:ascii="Verdana" w:eastAsia="Times New Roman" w:hAnsi="Verdana" w:cs="Times New Roman"/>
          <w:b/>
          <w:bCs/>
          <w:color w:val="005580"/>
          <w:sz w:val="20"/>
          <w:szCs w:val="20"/>
          <w:lang w:val="en-GB" w:eastAsia="fr-FR" w:bidi="ar-SA"/>
        </w:rPr>
        <w:t>.</w:t>
      </w:r>
      <w:r w:rsidRPr="00AD63BE">
        <w:rPr>
          <w:rFonts w:ascii="Verdana" w:eastAsia="Times New Roman" w:hAnsi="Verdana" w:cs="Times New Roman"/>
          <w:b/>
          <w:bCs/>
          <w:color w:val="005580"/>
          <w:sz w:val="20"/>
          <w:szCs w:val="20"/>
          <w:lang w:val="en-GB" w:eastAsia="fr-FR" w:bidi="ar-SA"/>
        </w:rPr>
        <w:t xml:space="preserve"> </w:t>
      </w:r>
      <w:r>
        <w:rPr>
          <w:rFonts w:ascii="Verdana" w:eastAsia="Times New Roman" w:hAnsi="Verdana" w:cs="Times New Roman"/>
          <w:b/>
          <w:bCs/>
          <w:color w:val="005580"/>
          <w:sz w:val="20"/>
          <w:szCs w:val="20"/>
          <w:lang w:val="en-GB" w:eastAsia="fr-FR" w:bidi="ar-SA"/>
        </w:rPr>
        <w:t>Caesar Index</w:t>
      </w:r>
      <w:r w:rsidR="00D41F36" w:rsidRPr="00AD63BE">
        <w:rPr>
          <w:rFonts w:ascii="Verdana" w:eastAsia="Times New Roman" w:hAnsi="Verdana" w:cs="Times New Roman"/>
          <w:b/>
          <w:bCs/>
          <w:color w:val="005580"/>
          <w:sz w:val="20"/>
          <w:szCs w:val="20"/>
          <w:lang w:val="en-GB" w:eastAsia="fr-FR" w:bidi="ar-SA"/>
        </w:rPr>
        <w:t xml:space="preserve"> will</w:t>
      </w:r>
      <w:r w:rsidR="00E52920" w:rsidRPr="00AD63BE">
        <w:rPr>
          <w:rFonts w:ascii="Verdana" w:eastAsia="Times New Roman" w:hAnsi="Verdana" w:cs="Times New Roman"/>
          <w:b/>
          <w:bCs/>
          <w:color w:val="005580"/>
          <w:sz w:val="20"/>
          <w:szCs w:val="20"/>
          <w:lang w:val="en-GB" w:eastAsia="fr-FR" w:bidi="ar-SA"/>
        </w:rPr>
        <w:t xml:space="preserve"> fuel</w:t>
      </w:r>
      <w:r w:rsidR="00D41F36" w:rsidRPr="00AD63BE">
        <w:rPr>
          <w:rFonts w:ascii="Verdana" w:eastAsia="Times New Roman" w:hAnsi="Verdana" w:cs="Times New Roman"/>
          <w:b/>
          <w:bCs/>
          <w:color w:val="005580"/>
          <w:sz w:val="20"/>
          <w:szCs w:val="20"/>
          <w:lang w:val="en-GB" w:eastAsia="fr-FR" w:bidi="ar-SA"/>
        </w:rPr>
        <w:t xml:space="preserve"> the</w:t>
      </w:r>
      <w:r w:rsidRPr="00AD63BE">
        <w:rPr>
          <w:rFonts w:ascii="Verdana" w:eastAsia="Times New Roman" w:hAnsi="Verdana" w:cs="Times New Roman"/>
          <w:b/>
          <w:bCs/>
          <w:color w:val="005580"/>
          <w:sz w:val="20"/>
          <w:szCs w:val="20"/>
          <w:lang w:val="en-GB" w:eastAsia="fr-FR" w:bidi="ar-SA"/>
        </w:rPr>
        <w:t xml:space="preserve"> Sophis booking (target set up by the end of 2015).</w:t>
      </w:r>
    </w:p>
    <w:p w:rsidR="00275B2D" w:rsidRDefault="00275B2D" w:rsidP="00E165B6">
      <w:pPr>
        <w:jc w:val="both"/>
        <w:rPr>
          <w:b/>
          <w:bCs/>
          <w:color w:val="005580"/>
          <w:lang w:val="en-GB"/>
        </w:rPr>
      </w:pPr>
    </w:p>
    <w:p w:rsidR="00E370C2" w:rsidDel="00FA687F" w:rsidRDefault="00111C45" w:rsidP="00FA687F">
      <w:pPr>
        <w:jc w:val="both"/>
        <w:rPr>
          <w:del w:id="5" w:author="Tenga Fabrice" w:date="2015-10-07T15:10:00Z"/>
          <w:b/>
          <w:bCs/>
          <w:color w:val="005580"/>
          <w:lang w:val="en-GB"/>
        </w:rPr>
      </w:pPr>
      <w:r>
        <w:rPr>
          <w:b/>
          <w:bCs/>
          <w:color w:val="005580"/>
          <w:lang w:val="en-GB"/>
        </w:rPr>
        <w:t>This proj</w:t>
      </w:r>
      <w:r w:rsidR="00E370C2">
        <w:rPr>
          <w:b/>
          <w:bCs/>
          <w:color w:val="005580"/>
          <w:lang w:val="en-GB"/>
        </w:rPr>
        <w:t xml:space="preserve">ect </w:t>
      </w:r>
      <w:ins w:id="6" w:author="Tenga Fabrice" w:date="2015-10-07T15:10:00Z">
        <w:r w:rsidR="00FA687F">
          <w:rPr>
            <w:b/>
            <w:bCs/>
            <w:color w:val="005580"/>
            <w:lang w:val="en-GB"/>
          </w:rPr>
          <w:t xml:space="preserve">was presented to NY EXCO on January 8 2015 </w:t>
        </w:r>
      </w:ins>
      <w:del w:id="7" w:author="Tenga Fabrice" w:date="2015-10-07T15:10:00Z">
        <w:r w:rsidR="00E370C2" w:rsidDel="00FA687F">
          <w:rPr>
            <w:b/>
            <w:bCs/>
            <w:color w:val="005580"/>
            <w:lang w:val="en-GB"/>
          </w:rPr>
          <w:delText>has been validated by:</w:delText>
        </w:r>
      </w:del>
    </w:p>
    <w:p w:rsidR="00E370C2" w:rsidDel="00FA687F" w:rsidRDefault="00E370C2" w:rsidP="00E165B6">
      <w:pPr>
        <w:jc w:val="both"/>
        <w:rPr>
          <w:del w:id="8" w:author="Tenga Fabrice" w:date="2015-10-07T15:10:00Z"/>
          <w:b/>
          <w:bCs/>
          <w:color w:val="005580"/>
          <w:lang w:val="en-GB"/>
        </w:rPr>
      </w:pPr>
      <w:del w:id="9" w:author="Tenga Fabrice" w:date="2015-10-07T15:10:00Z">
        <w:r w:rsidDel="00FA687F">
          <w:rPr>
            <w:b/>
            <w:bCs/>
            <w:color w:val="005580"/>
            <w:lang w:val="en-GB"/>
          </w:rPr>
          <w:delText xml:space="preserve">- </w:delText>
        </w:r>
        <w:r w:rsidR="00111C45" w:rsidDel="00FA687F">
          <w:rPr>
            <w:b/>
            <w:bCs/>
            <w:color w:val="005580"/>
            <w:lang w:val="en-GB"/>
          </w:rPr>
          <w:delText>NPC</w:delText>
        </w:r>
        <w:r w:rsidDel="00FA687F">
          <w:rPr>
            <w:b/>
            <w:bCs/>
            <w:color w:val="005580"/>
            <w:lang w:val="en-GB"/>
          </w:rPr>
          <w:delText xml:space="preserve"> executive committee New York on [</w:delText>
        </w:r>
      </w:del>
      <w:ins w:id="10" w:author="Demoulin Vanessa" w:date="2015-10-07T17:34:00Z">
        <w:del w:id="11" w:author="Tenga Fabrice" w:date="2015-10-07T15:10:00Z">
          <w:r w:rsidR="003212BB" w:rsidDel="00FA687F">
            <w:rPr>
              <w:b/>
              <w:bCs/>
              <w:color w:val="005580"/>
              <w:lang w:val="en-GB"/>
            </w:rPr>
            <w:delText>to be filled-in</w:delText>
          </w:r>
        </w:del>
      </w:ins>
      <w:del w:id="12" w:author="Tenga Fabrice" w:date="2015-10-07T15:10:00Z">
        <w:r w:rsidDel="00FA687F">
          <w:rPr>
            <w:b/>
            <w:bCs/>
            <w:color w:val="005580"/>
            <w:lang w:val="en-GB"/>
          </w:rPr>
          <w:delText xml:space="preserve">] </w:delText>
        </w:r>
      </w:del>
    </w:p>
    <w:p w:rsidR="00275B2D" w:rsidRDefault="00E370C2" w:rsidP="00E165B6">
      <w:pPr>
        <w:jc w:val="both"/>
        <w:rPr>
          <w:b/>
          <w:bCs/>
          <w:color w:val="005580"/>
          <w:lang w:val="en-GB"/>
        </w:rPr>
      </w:pPr>
      <w:del w:id="13" w:author="Tenga Fabrice" w:date="2015-10-07T15:10:00Z">
        <w:r w:rsidDel="00FA687F">
          <w:rPr>
            <w:b/>
            <w:bCs/>
            <w:color w:val="005580"/>
            <w:lang w:val="en-GB"/>
          </w:rPr>
          <w:delText>- Global Markets CODIR on [</w:delText>
        </w:r>
      </w:del>
      <w:ins w:id="14" w:author="Demoulin Vanessa" w:date="2015-10-07T17:34:00Z">
        <w:del w:id="15" w:author="Tenga Fabrice" w:date="2015-10-07T15:10:00Z">
          <w:r w:rsidR="003212BB" w:rsidDel="00FA687F">
            <w:rPr>
              <w:b/>
              <w:bCs/>
              <w:color w:val="005580"/>
              <w:lang w:val="en-GB"/>
            </w:rPr>
            <w:delText>10/01/2015</w:delText>
          </w:r>
        </w:del>
      </w:ins>
      <w:del w:id="16" w:author="Tenga Fabrice" w:date="2015-10-07T15:10:00Z">
        <w:r w:rsidDel="00FA687F">
          <w:rPr>
            <w:b/>
            <w:bCs/>
            <w:color w:val="005580"/>
            <w:lang w:val="en-GB"/>
          </w:rPr>
          <w:delText>]</w:delText>
        </w:r>
      </w:del>
    </w:p>
    <w:p w:rsidR="00275B2D" w:rsidRDefault="00275B2D" w:rsidP="00E165B6">
      <w:pPr>
        <w:jc w:val="both"/>
        <w:rPr>
          <w:b/>
          <w:bCs/>
          <w:color w:val="005580"/>
          <w:lang w:val="en-GB"/>
        </w:rPr>
      </w:pPr>
    </w:p>
    <w:p w:rsidR="00596AED" w:rsidRDefault="00596AED" w:rsidP="00E165B6">
      <w:pPr>
        <w:jc w:val="both"/>
        <w:rPr>
          <w:b/>
          <w:bCs/>
          <w:color w:val="005580"/>
          <w:lang w:val="en-GB"/>
        </w:rPr>
      </w:pPr>
    </w:p>
    <w:p w:rsidR="00C344B8" w:rsidRDefault="00C344B8">
      <w:pPr>
        <w:rPr>
          <w:ins w:id="17" w:author="Tenga Fabrice" w:date="2015-10-07T15:18:00Z"/>
          <w:bCs/>
          <w:color w:val="502574"/>
          <w:lang w:val="en-GB"/>
        </w:rPr>
      </w:pPr>
    </w:p>
    <w:p w:rsidR="00FA687F" w:rsidRPr="00ED7B9B" w:rsidRDefault="00FA687F">
      <w:pPr>
        <w:rPr>
          <w:bCs/>
          <w:color w:val="502574"/>
          <w:lang w:val="en-GB"/>
        </w:rPr>
      </w:pPr>
      <w:bookmarkStart w:id="18" w:name="_GoBack"/>
      <w:bookmarkEnd w:id="18"/>
    </w:p>
    <w:p w:rsidR="00921B31" w:rsidRPr="00ED7B9B" w:rsidRDefault="001558F8" w:rsidP="00637533">
      <w:pPr>
        <w:pStyle w:val="DbutTexte"/>
        <w:numPr>
          <w:ilvl w:val="0"/>
          <w:numId w:val="5"/>
        </w:numPr>
        <w:rPr>
          <w:rFonts w:ascii="Verdana" w:hAnsi="Verdana" w:cs="Arial"/>
          <w:b/>
          <w:sz w:val="20"/>
          <w:szCs w:val="20"/>
          <w:u w:val="single"/>
          <w:lang w:val="en-GB"/>
        </w:rPr>
      </w:pPr>
      <w:r w:rsidRPr="00ED7B9B">
        <w:rPr>
          <w:rFonts w:ascii="Verdana" w:hAnsi="Verdana" w:cs="Arial"/>
          <w:b/>
          <w:sz w:val="20"/>
          <w:szCs w:val="20"/>
          <w:u w:val="single"/>
          <w:lang w:val="en-GB"/>
        </w:rPr>
        <w:lastRenderedPageBreak/>
        <w:t>Strategy and contextual items</w:t>
      </w:r>
    </w:p>
    <w:p w:rsidR="001558F8" w:rsidRPr="00ED7B9B" w:rsidRDefault="001558F8" w:rsidP="001558F8">
      <w:pPr>
        <w:pStyle w:val="DbutTexte"/>
        <w:ind w:left="0"/>
        <w:rPr>
          <w:rFonts w:ascii="Verdana" w:hAnsi="Verdana"/>
          <w:sz w:val="20"/>
          <w:szCs w:val="20"/>
          <w:lang w:val="en-GB"/>
        </w:rPr>
      </w:pPr>
    </w:p>
    <w:p w:rsidR="00921B31" w:rsidRPr="00ED7B9B" w:rsidRDefault="001558F8" w:rsidP="00921B31">
      <w:pPr>
        <w:pStyle w:val="DbutTexte"/>
        <w:ind w:left="360"/>
        <w:rPr>
          <w:rFonts w:ascii="Verdana" w:hAnsi="Verdana"/>
          <w:i/>
          <w:sz w:val="20"/>
          <w:szCs w:val="20"/>
          <w:lang w:val="en-GB"/>
        </w:rPr>
      </w:pPr>
      <w:r w:rsidRPr="00ED7B9B">
        <w:rPr>
          <w:rFonts w:ascii="Verdana" w:hAnsi="Verdana"/>
          <w:i/>
          <w:sz w:val="20"/>
          <w:szCs w:val="20"/>
          <w:lang w:val="en-GB"/>
        </w:rPr>
        <w:t>1.1.</w:t>
      </w:r>
      <w:r w:rsidRPr="00ED7B9B">
        <w:rPr>
          <w:rFonts w:ascii="Verdana" w:hAnsi="Verdana"/>
          <w:i/>
          <w:sz w:val="20"/>
          <w:szCs w:val="20"/>
          <w:lang w:val="en-GB"/>
        </w:rPr>
        <w:tab/>
        <w:t>Strategic positioning of the new product or new activity</w:t>
      </w:r>
    </w:p>
    <w:p w:rsidR="00D8507C" w:rsidRPr="00ED7B9B" w:rsidRDefault="00D8507C" w:rsidP="00921B31">
      <w:pPr>
        <w:pStyle w:val="DbutTexte"/>
        <w:ind w:left="360"/>
        <w:rPr>
          <w:rFonts w:ascii="Verdana" w:hAnsi="Verdana"/>
          <w:sz w:val="20"/>
          <w:szCs w:val="20"/>
          <w:lang w:val="en-GB"/>
        </w:rPr>
      </w:pPr>
    </w:p>
    <w:p w:rsidR="005B7E11" w:rsidRDefault="00310A7E" w:rsidP="00A556AF">
      <w:pPr>
        <w:pStyle w:val="DbutTexte"/>
        <w:ind w:left="360"/>
        <w:rPr>
          <w:rFonts w:ascii="Verdana" w:hAnsi="Verdana"/>
          <w:sz w:val="20"/>
          <w:szCs w:val="20"/>
          <w:lang w:val="en-GB"/>
        </w:rPr>
      </w:pPr>
      <w:r>
        <w:rPr>
          <w:rFonts w:ascii="Verdana" w:hAnsi="Verdana"/>
          <w:sz w:val="20"/>
          <w:szCs w:val="20"/>
          <w:lang w:val="en-GB"/>
        </w:rPr>
        <w:t xml:space="preserve">As a direct consequence </w:t>
      </w:r>
      <w:r w:rsidR="005B7E11">
        <w:rPr>
          <w:rFonts w:ascii="Verdana" w:hAnsi="Verdana"/>
          <w:sz w:val="20"/>
          <w:szCs w:val="20"/>
          <w:lang w:val="en-GB"/>
        </w:rPr>
        <w:t xml:space="preserve">of </w:t>
      </w:r>
      <w:r>
        <w:rPr>
          <w:rFonts w:ascii="Verdana" w:hAnsi="Verdana"/>
          <w:sz w:val="20"/>
          <w:szCs w:val="20"/>
          <w:lang w:val="en-GB"/>
        </w:rPr>
        <w:t xml:space="preserve">the </w:t>
      </w:r>
      <w:del w:id="19" w:author="Tenga Fabrice" w:date="2015-10-07T12:42:00Z">
        <w:r w:rsidDel="00C112F6">
          <w:rPr>
            <w:rFonts w:ascii="Verdana" w:hAnsi="Verdana"/>
            <w:sz w:val="20"/>
            <w:szCs w:val="20"/>
            <w:lang w:val="en-GB"/>
          </w:rPr>
          <w:delText xml:space="preserve">poor </w:delText>
        </w:r>
      </w:del>
      <w:r>
        <w:rPr>
          <w:rFonts w:ascii="Verdana" w:hAnsi="Verdana"/>
          <w:sz w:val="20"/>
          <w:szCs w:val="20"/>
          <w:lang w:val="en-GB"/>
        </w:rPr>
        <w:t xml:space="preserve">behaviour of </w:t>
      </w:r>
      <w:del w:id="20" w:author="Tenga Fabrice" w:date="2015-10-07T12:43:00Z">
        <w:r w:rsidDel="00C112F6">
          <w:rPr>
            <w:rFonts w:ascii="Verdana" w:hAnsi="Verdana"/>
            <w:sz w:val="20"/>
            <w:szCs w:val="20"/>
            <w:lang w:val="en-GB"/>
          </w:rPr>
          <w:delText xml:space="preserve">complex payoffs and </w:delText>
        </w:r>
      </w:del>
      <w:r>
        <w:rPr>
          <w:rFonts w:ascii="Verdana" w:hAnsi="Verdana"/>
          <w:sz w:val="20"/>
          <w:szCs w:val="20"/>
          <w:lang w:val="en-GB"/>
        </w:rPr>
        <w:t>black boxes</w:t>
      </w:r>
      <w:r w:rsidR="005B7E11">
        <w:rPr>
          <w:rFonts w:ascii="Verdana" w:hAnsi="Verdana"/>
          <w:sz w:val="20"/>
          <w:szCs w:val="20"/>
          <w:lang w:val="en-GB"/>
        </w:rPr>
        <w:t xml:space="preserve"> strategies</w:t>
      </w:r>
      <w:r>
        <w:rPr>
          <w:rFonts w:ascii="Verdana" w:hAnsi="Verdana"/>
          <w:sz w:val="20"/>
          <w:szCs w:val="20"/>
          <w:lang w:val="en-GB"/>
        </w:rPr>
        <w:t xml:space="preserve"> in 2008, customers now favour simple and fully transparent investments tailored to their needs</w:t>
      </w:r>
      <w:r w:rsidR="00A556AF" w:rsidRPr="00ED7B9B">
        <w:rPr>
          <w:rFonts w:ascii="Verdana" w:hAnsi="Verdana"/>
          <w:sz w:val="20"/>
          <w:szCs w:val="20"/>
          <w:lang w:val="en-GB"/>
        </w:rPr>
        <w:t>.</w:t>
      </w:r>
    </w:p>
    <w:p w:rsidR="005B7E11" w:rsidRDefault="005B7E11" w:rsidP="00A556AF">
      <w:pPr>
        <w:pStyle w:val="DbutTexte"/>
        <w:ind w:left="360"/>
        <w:rPr>
          <w:rFonts w:ascii="Verdana" w:hAnsi="Verdana"/>
          <w:sz w:val="20"/>
          <w:szCs w:val="20"/>
          <w:lang w:val="en-GB"/>
        </w:rPr>
      </w:pPr>
      <w:r w:rsidRPr="005B7E11">
        <w:rPr>
          <w:rFonts w:ascii="Verdana" w:hAnsi="Verdana"/>
          <w:sz w:val="20"/>
          <w:szCs w:val="20"/>
          <w:lang w:val="en-GB"/>
        </w:rPr>
        <w:t>Systematic</w:t>
      </w:r>
      <w:r>
        <w:rPr>
          <w:rFonts w:ascii="Verdana" w:hAnsi="Verdana"/>
          <w:sz w:val="20"/>
          <w:szCs w:val="20"/>
          <w:lang w:val="en-GB"/>
        </w:rPr>
        <w:t xml:space="preserve"> strategies embedded inside rule based indices deal with the major part of above investor’s concerns. </w:t>
      </w:r>
      <w:r w:rsidR="00310A7E">
        <w:rPr>
          <w:rFonts w:ascii="Verdana" w:hAnsi="Verdana"/>
          <w:sz w:val="20"/>
          <w:szCs w:val="20"/>
          <w:lang w:val="en-GB"/>
        </w:rPr>
        <w:t xml:space="preserve"> </w:t>
      </w:r>
    </w:p>
    <w:p w:rsidR="005B7E11" w:rsidRDefault="005B7E11" w:rsidP="00A556AF">
      <w:pPr>
        <w:pStyle w:val="DbutTexte"/>
        <w:ind w:left="360"/>
        <w:rPr>
          <w:rFonts w:ascii="Verdana" w:hAnsi="Verdana"/>
          <w:sz w:val="20"/>
          <w:szCs w:val="20"/>
          <w:lang w:val="en-GB"/>
        </w:rPr>
      </w:pPr>
    </w:p>
    <w:p w:rsidR="00A556AF" w:rsidRDefault="005B7E11" w:rsidP="00A556AF">
      <w:pPr>
        <w:pStyle w:val="DbutTexte"/>
        <w:ind w:left="360"/>
        <w:rPr>
          <w:rFonts w:ascii="Verdana" w:hAnsi="Verdana"/>
          <w:sz w:val="20"/>
          <w:szCs w:val="20"/>
          <w:lang w:val="en-GB"/>
        </w:rPr>
      </w:pPr>
      <w:r>
        <w:rPr>
          <w:rFonts w:ascii="Verdana" w:hAnsi="Verdana"/>
          <w:sz w:val="20"/>
          <w:szCs w:val="20"/>
          <w:lang w:val="en-GB"/>
        </w:rPr>
        <w:t>In addition, m</w:t>
      </w:r>
      <w:r w:rsidR="00261EC7" w:rsidRPr="00ED7B9B">
        <w:rPr>
          <w:rFonts w:ascii="Verdana" w:hAnsi="Verdana"/>
          <w:sz w:val="20"/>
          <w:szCs w:val="20"/>
          <w:lang w:val="en-GB"/>
        </w:rPr>
        <w:t xml:space="preserve">ost of Natixis competitors have </w:t>
      </w:r>
      <w:r>
        <w:rPr>
          <w:rFonts w:ascii="Verdana" w:hAnsi="Verdana"/>
          <w:sz w:val="20"/>
          <w:szCs w:val="20"/>
          <w:lang w:val="en-GB"/>
        </w:rPr>
        <w:t xml:space="preserve">already been </w:t>
      </w:r>
      <w:r w:rsidR="00D41F36">
        <w:rPr>
          <w:rFonts w:ascii="Verdana" w:hAnsi="Verdana"/>
          <w:sz w:val="20"/>
          <w:szCs w:val="20"/>
          <w:lang w:val="en-GB"/>
        </w:rPr>
        <w:t>offering</w:t>
      </w:r>
      <w:r>
        <w:rPr>
          <w:rFonts w:ascii="Verdana" w:hAnsi="Verdana"/>
          <w:sz w:val="20"/>
          <w:szCs w:val="20"/>
          <w:lang w:val="en-GB"/>
        </w:rPr>
        <w:t xml:space="preserve"> such systematic strategies on a </w:t>
      </w:r>
      <w:r w:rsidR="00601EA6">
        <w:rPr>
          <w:rFonts w:ascii="Verdana" w:hAnsi="Verdana"/>
          <w:sz w:val="20"/>
          <w:szCs w:val="20"/>
          <w:lang w:val="en-GB"/>
        </w:rPr>
        <w:t>worldwide</w:t>
      </w:r>
      <w:r>
        <w:rPr>
          <w:rFonts w:ascii="Verdana" w:hAnsi="Verdana"/>
          <w:sz w:val="20"/>
          <w:szCs w:val="20"/>
          <w:lang w:val="en-GB"/>
        </w:rPr>
        <w:t xml:space="preserve"> basis in general and to Americas based customers in particular.</w:t>
      </w:r>
    </w:p>
    <w:p w:rsidR="00601EA6" w:rsidRDefault="00601EA6" w:rsidP="00A556AF">
      <w:pPr>
        <w:pStyle w:val="DbutTexte"/>
        <w:ind w:left="360"/>
        <w:rPr>
          <w:rFonts w:ascii="Verdana" w:hAnsi="Verdana"/>
          <w:sz w:val="20"/>
          <w:szCs w:val="20"/>
          <w:lang w:val="en-GB"/>
        </w:rPr>
      </w:pPr>
    </w:p>
    <w:p w:rsidR="005B7E11" w:rsidRDefault="005B7E11" w:rsidP="00A556AF">
      <w:pPr>
        <w:pStyle w:val="DbutTexte"/>
        <w:ind w:left="360"/>
        <w:rPr>
          <w:rFonts w:ascii="Verdana" w:hAnsi="Verdana"/>
          <w:sz w:val="20"/>
          <w:szCs w:val="20"/>
          <w:lang w:val="en-GB"/>
        </w:rPr>
      </w:pPr>
      <w:r>
        <w:rPr>
          <w:rFonts w:ascii="Verdana" w:hAnsi="Verdana"/>
          <w:sz w:val="20"/>
          <w:szCs w:val="20"/>
          <w:lang w:val="en-GB"/>
        </w:rPr>
        <w:t xml:space="preserve">Natixis has already been granted the right to commercialize </w:t>
      </w:r>
      <w:r w:rsidR="00601EA6">
        <w:rPr>
          <w:rFonts w:ascii="Verdana" w:hAnsi="Verdana"/>
          <w:sz w:val="20"/>
          <w:szCs w:val="20"/>
          <w:lang w:val="en-GB"/>
        </w:rPr>
        <w:t>these products to customers out of the Americas region.</w:t>
      </w:r>
    </w:p>
    <w:p w:rsidR="00601EA6" w:rsidRDefault="00601EA6" w:rsidP="00A556AF">
      <w:pPr>
        <w:pStyle w:val="DbutTexte"/>
        <w:ind w:left="360"/>
        <w:rPr>
          <w:rFonts w:ascii="Verdana" w:hAnsi="Verdana"/>
          <w:sz w:val="20"/>
          <w:szCs w:val="20"/>
          <w:lang w:val="en-GB"/>
        </w:rPr>
      </w:pPr>
      <w:r>
        <w:rPr>
          <w:rFonts w:ascii="Verdana" w:hAnsi="Verdana"/>
          <w:sz w:val="20"/>
          <w:szCs w:val="20"/>
          <w:lang w:val="en-GB"/>
        </w:rPr>
        <w:t>Natixis would like to catch up with competition, diversify its customers’ range and its sources of profitability by including the customers based in the Americas region as potential targets for an offer of tailored made systematic strategies embedded into rule based indices.</w:t>
      </w:r>
    </w:p>
    <w:p w:rsidR="00D56786" w:rsidRDefault="00D56786" w:rsidP="00A556AF">
      <w:pPr>
        <w:pStyle w:val="DbutTexte"/>
        <w:ind w:left="360"/>
        <w:rPr>
          <w:rFonts w:ascii="Verdana" w:hAnsi="Verdana"/>
          <w:sz w:val="20"/>
          <w:szCs w:val="20"/>
          <w:lang w:val="en-GB"/>
        </w:rPr>
      </w:pPr>
    </w:p>
    <w:p w:rsidR="00D56786" w:rsidRPr="00ED7B9B" w:rsidRDefault="00D56786" w:rsidP="00A556AF">
      <w:pPr>
        <w:pStyle w:val="DbutTexte"/>
        <w:ind w:left="360"/>
        <w:rPr>
          <w:rFonts w:ascii="Verdana" w:hAnsi="Verdana"/>
          <w:sz w:val="20"/>
          <w:szCs w:val="20"/>
          <w:lang w:val="en-GB"/>
        </w:rPr>
      </w:pPr>
      <w:r>
        <w:rPr>
          <w:rFonts w:ascii="Verdana" w:hAnsi="Verdana"/>
          <w:sz w:val="20"/>
          <w:szCs w:val="20"/>
          <w:lang w:val="en-GB"/>
        </w:rPr>
        <w:t>Last but not least, this new activity could enable Natixis to strengthen its Americas franchise thanks to partnerships with third parties (including but not limited to NGAM affiliate) in the context of systematic strategies design and branding.</w:t>
      </w:r>
    </w:p>
    <w:p w:rsidR="006E0F15" w:rsidRPr="00ED7B9B" w:rsidRDefault="006E0F15" w:rsidP="00A556AF">
      <w:pPr>
        <w:pStyle w:val="DbutTexte"/>
        <w:ind w:left="360"/>
        <w:rPr>
          <w:rFonts w:ascii="Verdana" w:hAnsi="Verdana"/>
          <w:sz w:val="20"/>
          <w:szCs w:val="20"/>
          <w:lang w:val="en-GB"/>
        </w:rPr>
      </w:pPr>
    </w:p>
    <w:p w:rsidR="006E0F15" w:rsidRPr="00ED7B9B" w:rsidRDefault="006E0F15" w:rsidP="009F2454">
      <w:pPr>
        <w:pStyle w:val="DbutTexte"/>
        <w:ind w:left="360"/>
        <w:rPr>
          <w:rFonts w:ascii="Verdana" w:hAnsi="Verdana"/>
          <w:b/>
          <w:sz w:val="20"/>
          <w:szCs w:val="20"/>
          <w:lang w:val="en-GB"/>
        </w:rPr>
      </w:pPr>
      <w:r w:rsidRPr="00ED7B9B">
        <w:rPr>
          <w:rFonts w:ascii="Verdana" w:hAnsi="Verdana"/>
          <w:b/>
          <w:sz w:val="20"/>
          <w:szCs w:val="20"/>
          <w:lang w:val="en-GB"/>
        </w:rPr>
        <w:t xml:space="preserve">The purpose of this NPC is thus to allow </w:t>
      </w:r>
      <w:r w:rsidR="009F2454">
        <w:rPr>
          <w:rFonts w:ascii="Verdana" w:hAnsi="Verdana"/>
          <w:b/>
          <w:sz w:val="20"/>
          <w:szCs w:val="20"/>
          <w:lang w:val="en-GB"/>
        </w:rPr>
        <w:t xml:space="preserve">[Equity Market] to </w:t>
      </w:r>
      <w:r w:rsidR="00601EA6">
        <w:rPr>
          <w:rFonts w:ascii="Verdana" w:hAnsi="Verdana"/>
          <w:b/>
          <w:sz w:val="20"/>
          <w:szCs w:val="20"/>
          <w:lang w:val="en-GB"/>
        </w:rPr>
        <w:t>commercializ</w:t>
      </w:r>
      <w:r w:rsidR="009F2454">
        <w:rPr>
          <w:rFonts w:ascii="Verdana" w:hAnsi="Verdana"/>
          <w:b/>
          <w:sz w:val="20"/>
          <w:szCs w:val="20"/>
          <w:lang w:val="en-GB"/>
        </w:rPr>
        <w:t>e</w:t>
      </w:r>
      <w:r w:rsidRPr="00ED7B9B">
        <w:rPr>
          <w:rFonts w:ascii="Verdana" w:hAnsi="Verdana"/>
          <w:b/>
          <w:sz w:val="20"/>
          <w:szCs w:val="20"/>
          <w:lang w:val="en-GB"/>
        </w:rPr>
        <w:t xml:space="preserve"> </w:t>
      </w:r>
      <w:r w:rsidR="00601EA6">
        <w:rPr>
          <w:rFonts w:ascii="Verdana" w:hAnsi="Verdana"/>
          <w:b/>
          <w:sz w:val="20"/>
          <w:szCs w:val="20"/>
          <w:lang w:val="en-GB"/>
        </w:rPr>
        <w:t>systematic strategies embedded into rule based indices to customers</w:t>
      </w:r>
      <w:r w:rsidR="009F2454">
        <w:rPr>
          <w:rFonts w:ascii="Verdana" w:hAnsi="Verdana"/>
          <w:b/>
          <w:sz w:val="20"/>
          <w:szCs w:val="20"/>
          <w:lang w:val="en-GB"/>
        </w:rPr>
        <w:t xml:space="preserve"> based in USA, Canada and Latin America. </w:t>
      </w:r>
    </w:p>
    <w:p w:rsidR="00E165B6" w:rsidRDefault="00E165B6">
      <w:pPr>
        <w:rPr>
          <w:lang w:val="en-GB"/>
        </w:rPr>
      </w:pPr>
    </w:p>
    <w:p w:rsidR="009F2454" w:rsidRPr="00ED7B9B" w:rsidRDefault="009F2454">
      <w:pPr>
        <w:rPr>
          <w:lang w:val="en-GB"/>
        </w:rPr>
      </w:pPr>
    </w:p>
    <w:p w:rsidR="006E0F15" w:rsidRDefault="006E0F15" w:rsidP="00921B31">
      <w:pPr>
        <w:pStyle w:val="DbutTexte"/>
        <w:ind w:left="360"/>
        <w:rPr>
          <w:rFonts w:ascii="Verdana" w:hAnsi="Verdana"/>
          <w:sz w:val="20"/>
          <w:szCs w:val="20"/>
          <w:lang w:val="en-GB"/>
        </w:rPr>
      </w:pPr>
      <w:r w:rsidRPr="00ED7B9B">
        <w:rPr>
          <w:rFonts w:ascii="Verdana" w:hAnsi="Verdana"/>
          <w:sz w:val="20"/>
          <w:szCs w:val="20"/>
          <w:lang w:val="en-GB"/>
        </w:rPr>
        <w:t xml:space="preserve">As further described below, </w:t>
      </w:r>
      <w:r w:rsidR="009F2454">
        <w:rPr>
          <w:rFonts w:ascii="Verdana" w:hAnsi="Verdana"/>
          <w:sz w:val="20"/>
          <w:szCs w:val="20"/>
          <w:lang w:val="en-GB"/>
        </w:rPr>
        <w:t xml:space="preserve">these activity is </w:t>
      </w:r>
      <w:r w:rsidRPr="00ED7B9B">
        <w:rPr>
          <w:rFonts w:ascii="Verdana" w:hAnsi="Verdana"/>
          <w:sz w:val="20"/>
          <w:szCs w:val="20"/>
          <w:lang w:val="en-GB"/>
        </w:rPr>
        <w:t xml:space="preserve">not </w:t>
      </w:r>
      <w:r w:rsidR="00C44EE1" w:rsidRPr="00ED7B9B">
        <w:rPr>
          <w:rFonts w:ascii="Verdana" w:hAnsi="Verdana"/>
          <w:sz w:val="20"/>
          <w:szCs w:val="20"/>
          <w:lang w:val="en-GB"/>
        </w:rPr>
        <w:t>totally</w:t>
      </w:r>
      <w:r w:rsidRPr="00ED7B9B">
        <w:rPr>
          <w:rFonts w:ascii="Verdana" w:hAnsi="Verdana"/>
          <w:sz w:val="20"/>
          <w:szCs w:val="20"/>
          <w:lang w:val="en-GB"/>
        </w:rPr>
        <w:t xml:space="preserve"> new for Natixis since:</w:t>
      </w:r>
    </w:p>
    <w:p w:rsidR="006826FB" w:rsidRPr="00ED7B9B" w:rsidRDefault="006826FB" w:rsidP="00921B31">
      <w:pPr>
        <w:pStyle w:val="DbutTexte"/>
        <w:ind w:left="360"/>
        <w:rPr>
          <w:rFonts w:ascii="Verdana" w:hAnsi="Verdana"/>
          <w:sz w:val="20"/>
          <w:szCs w:val="20"/>
          <w:lang w:val="en-GB"/>
        </w:rPr>
      </w:pPr>
    </w:p>
    <w:p w:rsidR="006E0F15" w:rsidRDefault="006E0F15" w:rsidP="00637533">
      <w:pPr>
        <w:pStyle w:val="DbutTexte"/>
        <w:numPr>
          <w:ilvl w:val="0"/>
          <w:numId w:val="11"/>
        </w:numPr>
        <w:rPr>
          <w:rFonts w:ascii="Verdana" w:hAnsi="Verdana"/>
          <w:sz w:val="20"/>
          <w:szCs w:val="20"/>
          <w:lang w:val="en-GB"/>
        </w:rPr>
      </w:pPr>
      <w:r w:rsidRPr="00ED7B9B">
        <w:rPr>
          <w:rFonts w:ascii="Verdana" w:hAnsi="Verdana"/>
          <w:sz w:val="20"/>
          <w:szCs w:val="20"/>
          <w:lang w:val="en-GB"/>
        </w:rPr>
        <w:t>CNP 09-</w:t>
      </w:r>
      <w:r w:rsidR="009F2454">
        <w:rPr>
          <w:rFonts w:ascii="Verdana" w:hAnsi="Verdana"/>
          <w:sz w:val="20"/>
          <w:szCs w:val="20"/>
          <w:lang w:val="en-GB"/>
        </w:rPr>
        <w:t>30</w:t>
      </w:r>
      <w:r w:rsidRPr="00ED7B9B">
        <w:rPr>
          <w:rFonts w:ascii="Verdana" w:hAnsi="Verdana"/>
          <w:sz w:val="20"/>
          <w:szCs w:val="20"/>
          <w:lang w:val="en-GB"/>
        </w:rPr>
        <w:t xml:space="preserve"> allowed </w:t>
      </w:r>
      <w:r w:rsidR="009F2454">
        <w:rPr>
          <w:rFonts w:ascii="Verdana" w:hAnsi="Verdana"/>
          <w:sz w:val="20"/>
          <w:szCs w:val="20"/>
          <w:lang w:val="en-GB"/>
        </w:rPr>
        <w:t>[</w:t>
      </w:r>
      <w:r w:rsidRPr="00ED7B9B">
        <w:rPr>
          <w:rFonts w:ascii="Verdana" w:hAnsi="Verdana"/>
          <w:sz w:val="20"/>
          <w:szCs w:val="20"/>
          <w:lang w:val="en-GB"/>
        </w:rPr>
        <w:t>Equity Markets</w:t>
      </w:r>
      <w:r w:rsidR="009F2454">
        <w:rPr>
          <w:rFonts w:ascii="Verdana" w:hAnsi="Verdana"/>
          <w:sz w:val="20"/>
          <w:szCs w:val="20"/>
          <w:lang w:val="en-GB"/>
        </w:rPr>
        <w:t>]</w:t>
      </w:r>
      <w:r w:rsidRPr="00ED7B9B">
        <w:rPr>
          <w:rFonts w:ascii="Verdana" w:hAnsi="Verdana"/>
          <w:sz w:val="20"/>
          <w:szCs w:val="20"/>
          <w:lang w:val="en-GB"/>
        </w:rPr>
        <w:t xml:space="preserve"> to </w:t>
      </w:r>
      <w:r w:rsidR="009F2454">
        <w:rPr>
          <w:rFonts w:ascii="Verdana" w:hAnsi="Verdana"/>
          <w:sz w:val="20"/>
          <w:szCs w:val="20"/>
          <w:lang w:val="en-GB"/>
        </w:rPr>
        <w:t>structure rule based indices</w:t>
      </w:r>
      <w:r w:rsidR="00A44F7D">
        <w:rPr>
          <w:rFonts w:ascii="Verdana" w:hAnsi="Verdana"/>
          <w:sz w:val="20"/>
          <w:szCs w:val="20"/>
          <w:lang w:val="en-GB"/>
        </w:rPr>
        <w:t xml:space="preserve"> in Europe</w:t>
      </w:r>
      <w:r w:rsidRPr="00ED7B9B">
        <w:rPr>
          <w:rFonts w:ascii="Verdana" w:hAnsi="Verdana"/>
          <w:sz w:val="20"/>
          <w:szCs w:val="20"/>
          <w:lang w:val="en-GB"/>
        </w:rPr>
        <w:t>;</w:t>
      </w:r>
    </w:p>
    <w:p w:rsidR="009F2454" w:rsidRDefault="009F2454" w:rsidP="00637533">
      <w:pPr>
        <w:pStyle w:val="DbutTexte"/>
        <w:numPr>
          <w:ilvl w:val="0"/>
          <w:numId w:val="11"/>
        </w:numPr>
        <w:rPr>
          <w:rFonts w:ascii="Verdana" w:hAnsi="Verdana"/>
          <w:sz w:val="20"/>
          <w:szCs w:val="20"/>
          <w:lang w:val="en-GB"/>
        </w:rPr>
      </w:pPr>
      <w:r>
        <w:rPr>
          <w:rFonts w:ascii="Verdana" w:hAnsi="Verdana"/>
          <w:sz w:val="20"/>
          <w:szCs w:val="20"/>
          <w:lang w:val="en-GB"/>
        </w:rPr>
        <w:t>Following the conclusions of CNP 09-30 rule based indices have already been commercialized by Natixis to customers based in Europe and Asia</w:t>
      </w:r>
      <w:r w:rsidR="00A44F7D">
        <w:rPr>
          <w:rFonts w:ascii="Verdana" w:hAnsi="Verdana"/>
          <w:sz w:val="20"/>
          <w:szCs w:val="20"/>
          <w:lang w:val="en-GB"/>
        </w:rPr>
        <w:t>;</w:t>
      </w:r>
    </w:p>
    <w:p w:rsidR="00336714" w:rsidRDefault="00336714" w:rsidP="00637533">
      <w:pPr>
        <w:pStyle w:val="DbutTexte"/>
        <w:numPr>
          <w:ilvl w:val="0"/>
          <w:numId w:val="11"/>
        </w:numPr>
        <w:rPr>
          <w:rFonts w:ascii="Verdana" w:hAnsi="Verdana"/>
          <w:sz w:val="20"/>
          <w:szCs w:val="20"/>
          <w:lang w:val="en-GB"/>
        </w:rPr>
      </w:pPr>
      <w:r>
        <w:rPr>
          <w:rFonts w:ascii="Verdana" w:hAnsi="Verdana"/>
          <w:sz w:val="20"/>
          <w:szCs w:val="20"/>
          <w:lang w:val="en-GB"/>
        </w:rPr>
        <w:t xml:space="preserve">From an operational perspective, as a result of the above, (i) a significant number of transactions are currently </w:t>
      </w:r>
      <w:r w:rsidR="00F532C0">
        <w:rPr>
          <w:rFonts w:ascii="Verdana" w:hAnsi="Verdana"/>
          <w:sz w:val="20"/>
          <w:szCs w:val="20"/>
          <w:lang w:val="en-GB"/>
        </w:rPr>
        <w:t xml:space="preserve">being </w:t>
      </w:r>
      <w:r>
        <w:rPr>
          <w:rFonts w:ascii="Verdana" w:hAnsi="Verdana"/>
          <w:sz w:val="20"/>
          <w:szCs w:val="20"/>
          <w:lang w:val="en-GB"/>
        </w:rPr>
        <w:t xml:space="preserve">managed inside [the Hybrid book and </w:t>
      </w:r>
      <w:r w:rsidR="00AD63BE">
        <w:rPr>
          <w:rFonts w:ascii="Verdana" w:hAnsi="Verdana"/>
          <w:sz w:val="20"/>
          <w:szCs w:val="20"/>
          <w:lang w:val="en-GB"/>
        </w:rPr>
        <w:t xml:space="preserve">former </w:t>
      </w:r>
      <w:r>
        <w:rPr>
          <w:rFonts w:ascii="Verdana" w:hAnsi="Verdana"/>
          <w:sz w:val="20"/>
          <w:szCs w:val="20"/>
          <w:lang w:val="en-GB"/>
        </w:rPr>
        <w:t xml:space="preserve">SED Paris book] (ii) </w:t>
      </w:r>
      <w:r w:rsidR="00F532C0">
        <w:rPr>
          <w:rFonts w:ascii="Verdana" w:hAnsi="Verdana"/>
          <w:sz w:val="20"/>
          <w:szCs w:val="20"/>
          <w:lang w:val="en-GB"/>
        </w:rPr>
        <w:t>Caesar Index platform has made significant development in order to industrialize the strategy backtesting, launching</w:t>
      </w:r>
      <w:r w:rsidR="00D41F36">
        <w:rPr>
          <w:rFonts w:ascii="Verdana" w:hAnsi="Verdana"/>
          <w:sz w:val="20"/>
          <w:szCs w:val="20"/>
          <w:lang w:val="en-GB"/>
        </w:rPr>
        <w:t>, booking</w:t>
      </w:r>
      <w:r w:rsidR="00F532C0">
        <w:rPr>
          <w:rFonts w:ascii="Verdana" w:hAnsi="Verdana"/>
          <w:sz w:val="20"/>
          <w:szCs w:val="20"/>
          <w:lang w:val="en-GB"/>
        </w:rPr>
        <w:t xml:space="preserve"> and monitoring process;</w:t>
      </w:r>
    </w:p>
    <w:p w:rsidR="006826FB" w:rsidRPr="00ED7B9B" w:rsidRDefault="006826FB" w:rsidP="006826FB">
      <w:pPr>
        <w:pStyle w:val="DbutTexte"/>
        <w:numPr>
          <w:ilvl w:val="0"/>
          <w:numId w:val="11"/>
        </w:numPr>
        <w:rPr>
          <w:rFonts w:ascii="Verdana" w:hAnsi="Verdana"/>
          <w:sz w:val="20"/>
          <w:szCs w:val="20"/>
          <w:lang w:val="en-GB"/>
        </w:rPr>
      </w:pPr>
      <w:r>
        <w:rPr>
          <w:rFonts w:ascii="Verdana" w:hAnsi="Verdana"/>
          <w:sz w:val="20"/>
          <w:szCs w:val="20"/>
          <w:lang w:val="en-GB"/>
        </w:rPr>
        <w:t>[Equity Market] has already been granted</w:t>
      </w:r>
      <w:r w:rsidR="000650E1">
        <w:rPr>
          <w:rFonts w:ascii="Verdana" w:hAnsi="Verdana"/>
          <w:sz w:val="20"/>
          <w:szCs w:val="20"/>
          <w:lang w:val="en-GB"/>
        </w:rPr>
        <w:t xml:space="preserve"> </w:t>
      </w:r>
      <w:r>
        <w:rPr>
          <w:rFonts w:ascii="Verdana" w:hAnsi="Verdana"/>
          <w:sz w:val="20"/>
          <w:szCs w:val="20"/>
          <w:lang w:val="en-GB"/>
        </w:rPr>
        <w:t xml:space="preserve">2 </w:t>
      </w:r>
      <w:r w:rsidR="00435A9D">
        <w:rPr>
          <w:rFonts w:ascii="Verdana" w:hAnsi="Verdana"/>
          <w:sz w:val="20"/>
          <w:szCs w:val="20"/>
          <w:lang w:val="en-GB"/>
        </w:rPr>
        <w:t>exceptional</w:t>
      </w:r>
      <w:r w:rsidR="000650E1">
        <w:rPr>
          <w:rFonts w:ascii="Verdana" w:hAnsi="Verdana"/>
          <w:sz w:val="20"/>
          <w:szCs w:val="20"/>
          <w:lang w:val="en-GB"/>
        </w:rPr>
        <w:t xml:space="preserve"> transactions (ETC 15-08 and 15-09) </w:t>
      </w:r>
      <w:r>
        <w:rPr>
          <w:rFonts w:ascii="Verdana" w:hAnsi="Verdana"/>
          <w:sz w:val="20"/>
          <w:szCs w:val="20"/>
          <w:lang w:val="en-GB"/>
        </w:rPr>
        <w:t xml:space="preserve">linked to OTC option transactions in the context of “Springing Dealing Agreements” linked to Fixed Income Annuity business. Underlying indices of the OTC option are indeed rule based strategies sponsored respectively by Morgan Stanley and </w:t>
      </w:r>
      <w:r w:rsidR="00F532C0">
        <w:rPr>
          <w:rFonts w:ascii="Verdana" w:hAnsi="Verdana"/>
          <w:sz w:val="20"/>
          <w:szCs w:val="20"/>
          <w:lang w:val="en-GB"/>
        </w:rPr>
        <w:t>BNP;</w:t>
      </w:r>
    </w:p>
    <w:p w:rsidR="00C44EE1" w:rsidRDefault="00F80830" w:rsidP="00637533">
      <w:pPr>
        <w:pStyle w:val="DbutTexte"/>
        <w:numPr>
          <w:ilvl w:val="0"/>
          <w:numId w:val="11"/>
        </w:numPr>
        <w:rPr>
          <w:rFonts w:ascii="Verdana" w:hAnsi="Verdana"/>
          <w:sz w:val="20"/>
          <w:szCs w:val="20"/>
          <w:lang w:val="en-GB"/>
        </w:rPr>
      </w:pPr>
      <w:r w:rsidRPr="00ED7B9B">
        <w:rPr>
          <w:rFonts w:ascii="Verdana" w:hAnsi="Verdana"/>
          <w:sz w:val="20"/>
          <w:szCs w:val="20"/>
          <w:lang w:val="en-GB"/>
        </w:rPr>
        <w:t>D</w:t>
      </w:r>
      <w:r w:rsidR="006E0F15" w:rsidRPr="00ED7B9B">
        <w:rPr>
          <w:rFonts w:ascii="Verdana" w:hAnsi="Verdana"/>
          <w:sz w:val="20"/>
          <w:szCs w:val="20"/>
          <w:lang w:val="en-GB"/>
        </w:rPr>
        <w:t xml:space="preserve">ue diligences </w:t>
      </w:r>
      <w:r w:rsidR="00DF19BD">
        <w:rPr>
          <w:rFonts w:ascii="Verdana" w:hAnsi="Verdana"/>
          <w:sz w:val="20"/>
          <w:szCs w:val="20"/>
          <w:lang w:val="en-GB"/>
        </w:rPr>
        <w:t>are</w:t>
      </w:r>
      <w:r w:rsidR="006E0F15" w:rsidRPr="00ED7B9B">
        <w:rPr>
          <w:rFonts w:ascii="Verdana" w:hAnsi="Verdana"/>
          <w:sz w:val="20"/>
          <w:szCs w:val="20"/>
          <w:lang w:val="en-GB"/>
        </w:rPr>
        <w:t xml:space="preserve"> been carried out </w:t>
      </w:r>
      <w:r w:rsidRPr="00ED7B9B">
        <w:rPr>
          <w:rFonts w:ascii="Verdana" w:hAnsi="Verdana"/>
          <w:sz w:val="20"/>
          <w:szCs w:val="20"/>
          <w:lang w:val="en-GB"/>
        </w:rPr>
        <w:t xml:space="preserve">by Legal and Compliance Departments </w:t>
      </w:r>
      <w:r w:rsidR="006E0F15" w:rsidRPr="00ED7B9B">
        <w:rPr>
          <w:rFonts w:ascii="Verdana" w:hAnsi="Verdana"/>
          <w:sz w:val="20"/>
          <w:szCs w:val="20"/>
          <w:lang w:val="en-GB"/>
        </w:rPr>
        <w:t>to ensure th</w:t>
      </w:r>
      <w:r w:rsidRPr="00ED7B9B">
        <w:rPr>
          <w:rFonts w:ascii="Verdana" w:hAnsi="Verdana"/>
          <w:sz w:val="20"/>
          <w:szCs w:val="20"/>
          <w:lang w:val="en-GB"/>
        </w:rPr>
        <w:t xml:space="preserve">at </w:t>
      </w:r>
      <w:r w:rsidR="00A44F7D">
        <w:rPr>
          <w:rFonts w:ascii="Verdana" w:hAnsi="Verdana"/>
          <w:sz w:val="20"/>
          <w:szCs w:val="20"/>
          <w:lang w:val="en-GB"/>
        </w:rPr>
        <w:t>Natixis</w:t>
      </w:r>
      <w:r w:rsidRPr="00ED7B9B">
        <w:rPr>
          <w:rFonts w:ascii="Verdana" w:hAnsi="Verdana"/>
          <w:sz w:val="20"/>
          <w:szCs w:val="20"/>
          <w:lang w:val="en-GB"/>
        </w:rPr>
        <w:t xml:space="preserve"> can </w:t>
      </w:r>
      <w:r w:rsidR="00A44F7D">
        <w:rPr>
          <w:rFonts w:ascii="Verdana" w:hAnsi="Verdana"/>
          <w:sz w:val="20"/>
          <w:szCs w:val="20"/>
          <w:lang w:val="en-GB"/>
        </w:rPr>
        <w:t xml:space="preserve">commercialize </w:t>
      </w:r>
      <w:r w:rsidR="00DF19BD">
        <w:rPr>
          <w:rFonts w:ascii="Verdana" w:hAnsi="Verdana"/>
          <w:sz w:val="20"/>
          <w:szCs w:val="20"/>
          <w:lang w:val="en-GB"/>
        </w:rPr>
        <w:t>systematic strategies embedded into rule passed indices in the USA, Canada a</w:t>
      </w:r>
      <w:r w:rsidR="00E52920">
        <w:rPr>
          <w:rFonts w:ascii="Verdana" w:hAnsi="Verdana"/>
          <w:sz w:val="20"/>
          <w:szCs w:val="20"/>
          <w:lang w:val="en-GB"/>
        </w:rPr>
        <w:t>n</w:t>
      </w:r>
      <w:r w:rsidR="00DF19BD">
        <w:rPr>
          <w:rFonts w:ascii="Verdana" w:hAnsi="Verdana"/>
          <w:sz w:val="20"/>
          <w:szCs w:val="20"/>
          <w:lang w:val="en-GB"/>
        </w:rPr>
        <w:t>d Latin America, i</w:t>
      </w:r>
      <w:r w:rsidR="00250282" w:rsidRPr="00ED7B9B">
        <w:rPr>
          <w:rFonts w:ascii="Verdana" w:hAnsi="Verdana"/>
          <w:sz w:val="20"/>
          <w:szCs w:val="20"/>
          <w:lang w:val="en-GB"/>
        </w:rPr>
        <w:t>n particular</w:t>
      </w:r>
      <w:r w:rsidR="00B35BF6">
        <w:rPr>
          <w:rFonts w:ascii="Verdana" w:hAnsi="Verdana"/>
          <w:sz w:val="20"/>
          <w:szCs w:val="20"/>
          <w:lang w:val="en-GB"/>
        </w:rPr>
        <w:t xml:space="preserve"> </w:t>
      </w:r>
      <w:r w:rsidRPr="00ED7B9B">
        <w:rPr>
          <w:rFonts w:ascii="Verdana" w:hAnsi="Verdana"/>
          <w:sz w:val="20"/>
          <w:szCs w:val="20"/>
          <w:lang w:val="en-GB"/>
        </w:rPr>
        <w:t>as</w:t>
      </w:r>
      <w:r w:rsidR="00250282" w:rsidRPr="00ED7B9B">
        <w:rPr>
          <w:rFonts w:ascii="Verdana" w:hAnsi="Verdana"/>
          <w:sz w:val="20"/>
          <w:szCs w:val="20"/>
          <w:lang w:val="en-GB"/>
        </w:rPr>
        <w:t xml:space="preserve"> regard</w:t>
      </w:r>
      <w:r w:rsidR="00B35BF6">
        <w:rPr>
          <w:rFonts w:ascii="Verdana" w:hAnsi="Verdana"/>
          <w:sz w:val="20"/>
          <w:szCs w:val="20"/>
          <w:lang w:val="en-GB"/>
        </w:rPr>
        <w:t>s</w:t>
      </w:r>
      <w:r w:rsidR="00250282" w:rsidRPr="00ED7B9B">
        <w:rPr>
          <w:rFonts w:ascii="Verdana" w:hAnsi="Verdana"/>
          <w:sz w:val="20"/>
          <w:szCs w:val="20"/>
          <w:lang w:val="en-GB"/>
        </w:rPr>
        <w:t xml:space="preserve"> to </w:t>
      </w:r>
      <w:r w:rsidR="00DF19BD">
        <w:rPr>
          <w:rFonts w:ascii="Verdana" w:hAnsi="Verdana"/>
          <w:sz w:val="20"/>
          <w:szCs w:val="20"/>
          <w:lang w:val="en-GB"/>
        </w:rPr>
        <w:t>Volcker</w:t>
      </w:r>
      <w:r w:rsidR="00250282" w:rsidRPr="00ED7B9B">
        <w:rPr>
          <w:rFonts w:ascii="Verdana" w:hAnsi="Verdana"/>
          <w:sz w:val="20"/>
          <w:szCs w:val="20"/>
          <w:lang w:val="en-GB"/>
        </w:rPr>
        <w:t xml:space="preserve"> rules</w:t>
      </w:r>
      <w:r w:rsidR="00DF19BD">
        <w:rPr>
          <w:rFonts w:ascii="Verdana" w:hAnsi="Verdana"/>
          <w:sz w:val="20"/>
          <w:szCs w:val="20"/>
          <w:lang w:val="en-GB"/>
        </w:rPr>
        <w:t xml:space="preserve"> in the USA</w:t>
      </w:r>
      <w:r w:rsidR="00C44EE1" w:rsidRPr="00ED7B9B">
        <w:rPr>
          <w:rFonts w:ascii="Verdana" w:hAnsi="Verdana"/>
          <w:sz w:val="20"/>
          <w:szCs w:val="20"/>
          <w:lang w:val="en-GB"/>
        </w:rPr>
        <w:t>;</w:t>
      </w:r>
    </w:p>
    <w:p w:rsidR="00D41F36" w:rsidRDefault="00D41F36" w:rsidP="00637533">
      <w:pPr>
        <w:pStyle w:val="DbutTexte"/>
        <w:numPr>
          <w:ilvl w:val="0"/>
          <w:numId w:val="11"/>
        </w:numPr>
        <w:rPr>
          <w:rFonts w:ascii="Verdana" w:hAnsi="Verdana"/>
          <w:sz w:val="20"/>
          <w:szCs w:val="20"/>
          <w:lang w:val="en-GB"/>
        </w:rPr>
      </w:pPr>
      <w:r>
        <w:rPr>
          <w:rFonts w:ascii="Verdana" w:hAnsi="Verdana"/>
          <w:sz w:val="20"/>
          <w:szCs w:val="20"/>
          <w:lang w:val="en-GB"/>
        </w:rPr>
        <w:t>As regard to the wrapper of the potential transactions, [</w:t>
      </w:r>
      <w:r w:rsidRPr="00ED7B9B">
        <w:rPr>
          <w:rFonts w:ascii="Verdana" w:hAnsi="Verdana"/>
          <w:sz w:val="20"/>
          <w:szCs w:val="20"/>
          <w:lang w:val="en-GB"/>
        </w:rPr>
        <w:t>Equity Markets</w:t>
      </w:r>
      <w:r>
        <w:rPr>
          <w:rFonts w:ascii="Verdana" w:hAnsi="Verdana"/>
          <w:sz w:val="20"/>
          <w:szCs w:val="20"/>
          <w:lang w:val="en-GB"/>
        </w:rPr>
        <w:t>]</w:t>
      </w:r>
      <w:r w:rsidRPr="00ED7B9B">
        <w:rPr>
          <w:rFonts w:ascii="Verdana" w:hAnsi="Verdana"/>
          <w:sz w:val="20"/>
          <w:szCs w:val="20"/>
          <w:lang w:val="en-GB"/>
        </w:rPr>
        <w:t xml:space="preserve"> will use</w:t>
      </w:r>
      <w:r>
        <w:rPr>
          <w:rFonts w:ascii="Verdana" w:hAnsi="Verdana"/>
          <w:sz w:val="20"/>
          <w:szCs w:val="20"/>
          <w:lang w:val="en-GB"/>
        </w:rPr>
        <w:t xml:space="preserve"> </w:t>
      </w:r>
      <w:r w:rsidRPr="00ED7B9B">
        <w:rPr>
          <w:rFonts w:ascii="Verdana" w:hAnsi="Verdana"/>
          <w:sz w:val="20"/>
          <w:szCs w:val="20"/>
          <w:lang w:val="en-GB"/>
        </w:rPr>
        <w:t>the existing issuance process under the existing note programs</w:t>
      </w:r>
      <w:r>
        <w:rPr>
          <w:rFonts w:ascii="Verdana" w:hAnsi="Verdana"/>
          <w:sz w:val="20"/>
          <w:szCs w:val="20"/>
          <w:lang w:val="en-GB"/>
        </w:rPr>
        <w:t xml:space="preserve"> (Reg S and 3(a)2) and the existing process already in place in order to trade OTC options or TRS;</w:t>
      </w:r>
    </w:p>
    <w:p w:rsidR="00E52920" w:rsidRDefault="00E52920" w:rsidP="00E52920">
      <w:pPr>
        <w:pStyle w:val="DbutTexte"/>
        <w:ind w:left="1080"/>
        <w:rPr>
          <w:rFonts w:ascii="Verdana" w:hAnsi="Verdana"/>
          <w:sz w:val="20"/>
          <w:szCs w:val="20"/>
          <w:lang w:val="en-GB"/>
        </w:rPr>
      </w:pPr>
    </w:p>
    <w:p w:rsidR="00D41F36" w:rsidRPr="00ED7B9B" w:rsidRDefault="00D41F36" w:rsidP="00E52920">
      <w:pPr>
        <w:pStyle w:val="DbutTexte"/>
        <w:ind w:left="1080"/>
        <w:rPr>
          <w:rFonts w:ascii="Verdana" w:hAnsi="Verdana"/>
          <w:sz w:val="20"/>
          <w:szCs w:val="20"/>
          <w:lang w:val="en-GB"/>
        </w:rPr>
      </w:pPr>
    </w:p>
    <w:p w:rsidR="00921B31" w:rsidRPr="00ED7B9B" w:rsidRDefault="00921B31" w:rsidP="00637533">
      <w:pPr>
        <w:pStyle w:val="DbutTexte"/>
        <w:numPr>
          <w:ilvl w:val="1"/>
          <w:numId w:val="12"/>
        </w:numPr>
        <w:rPr>
          <w:rFonts w:ascii="Verdana" w:hAnsi="Verdana"/>
          <w:i/>
          <w:sz w:val="20"/>
          <w:szCs w:val="20"/>
          <w:lang w:val="en-GB"/>
        </w:rPr>
      </w:pPr>
      <w:r w:rsidRPr="00ED7B9B">
        <w:rPr>
          <w:rFonts w:ascii="Verdana" w:hAnsi="Verdana"/>
          <w:i/>
          <w:sz w:val="20"/>
          <w:szCs w:val="20"/>
          <w:lang w:val="en-GB"/>
        </w:rPr>
        <w:lastRenderedPageBreak/>
        <w:t xml:space="preserve">Business plan </w:t>
      </w:r>
    </w:p>
    <w:p w:rsidR="00921B31" w:rsidRPr="00ED7B9B" w:rsidRDefault="00921B31" w:rsidP="00921B31">
      <w:pPr>
        <w:pStyle w:val="DbutTexte"/>
        <w:ind w:left="360"/>
        <w:rPr>
          <w:rFonts w:ascii="Verdana" w:hAnsi="Verdana"/>
          <w:sz w:val="20"/>
          <w:szCs w:val="20"/>
          <w:lang w:val="en-GB"/>
        </w:rPr>
      </w:pPr>
    </w:p>
    <w:p w:rsidR="008C24BA" w:rsidRDefault="00AD0F71" w:rsidP="00E165B6">
      <w:pPr>
        <w:pStyle w:val="DbutTexte"/>
        <w:ind w:left="360"/>
        <w:rPr>
          <w:rFonts w:ascii="Verdana" w:hAnsi="Verdana"/>
          <w:sz w:val="20"/>
          <w:szCs w:val="20"/>
          <w:lang w:val="en-GB"/>
        </w:rPr>
      </w:pPr>
      <w:r w:rsidRPr="00ED7B9B">
        <w:rPr>
          <w:rFonts w:ascii="Verdana" w:hAnsi="Verdana"/>
          <w:sz w:val="20"/>
          <w:szCs w:val="20"/>
          <w:lang w:val="en-GB"/>
        </w:rPr>
        <w:t xml:space="preserve">In terms of expected P&amp;L, it is </w:t>
      </w:r>
      <w:r w:rsidR="00D41F36">
        <w:rPr>
          <w:rFonts w:ascii="Verdana" w:hAnsi="Verdana"/>
          <w:sz w:val="20"/>
          <w:szCs w:val="20"/>
          <w:lang w:val="en-GB"/>
        </w:rPr>
        <w:t xml:space="preserve">estimated that this new activity will </w:t>
      </w:r>
      <w:r w:rsidRPr="00ED7B9B">
        <w:rPr>
          <w:rFonts w:ascii="Verdana" w:hAnsi="Verdana"/>
          <w:sz w:val="20"/>
          <w:szCs w:val="20"/>
          <w:lang w:val="en-GB"/>
        </w:rPr>
        <w:t xml:space="preserve">generate </w:t>
      </w:r>
      <w:r w:rsidR="00C344B8" w:rsidRPr="00ED7B9B">
        <w:rPr>
          <w:rFonts w:ascii="Verdana" w:hAnsi="Verdana"/>
          <w:sz w:val="20"/>
          <w:szCs w:val="20"/>
          <w:lang w:val="en-GB"/>
        </w:rPr>
        <w:t xml:space="preserve">about </w:t>
      </w:r>
      <w:r w:rsidR="00DF19BD">
        <w:rPr>
          <w:rFonts w:ascii="Verdana" w:hAnsi="Verdana"/>
          <w:sz w:val="20"/>
          <w:szCs w:val="20"/>
          <w:lang w:val="en-GB"/>
        </w:rPr>
        <w:t>$[8</w:t>
      </w:r>
      <w:r w:rsidRPr="00ED7B9B">
        <w:rPr>
          <w:rFonts w:ascii="Verdana" w:hAnsi="Verdana"/>
          <w:sz w:val="20"/>
          <w:szCs w:val="20"/>
          <w:lang w:val="en-GB"/>
        </w:rPr>
        <w:t>M</w:t>
      </w:r>
      <w:r w:rsidR="00DF19BD">
        <w:rPr>
          <w:rFonts w:ascii="Verdana" w:hAnsi="Verdana"/>
          <w:sz w:val="20"/>
          <w:szCs w:val="20"/>
          <w:lang w:val="en-GB"/>
        </w:rPr>
        <w:t>]</w:t>
      </w:r>
      <w:r w:rsidRPr="00ED7B9B">
        <w:rPr>
          <w:rFonts w:ascii="Verdana" w:hAnsi="Verdana"/>
          <w:sz w:val="20"/>
          <w:szCs w:val="20"/>
          <w:lang w:val="en-GB"/>
        </w:rPr>
        <w:t xml:space="preserve"> p.a. </w:t>
      </w:r>
      <w:r w:rsidR="00DF19BD">
        <w:rPr>
          <w:rFonts w:ascii="Verdana" w:hAnsi="Verdana"/>
          <w:sz w:val="20"/>
          <w:szCs w:val="20"/>
          <w:lang w:val="en-GB"/>
        </w:rPr>
        <w:t>by 2018</w:t>
      </w:r>
      <w:r w:rsidR="00C344B8" w:rsidRPr="00ED7B9B">
        <w:rPr>
          <w:rFonts w:ascii="Verdana" w:hAnsi="Verdana"/>
          <w:sz w:val="20"/>
          <w:szCs w:val="20"/>
          <w:lang w:val="en-GB"/>
        </w:rPr>
        <w:t xml:space="preserve">. </w:t>
      </w:r>
    </w:p>
    <w:p w:rsidR="008C24BA" w:rsidRDefault="008C24BA" w:rsidP="00E165B6">
      <w:pPr>
        <w:pStyle w:val="DbutTexte"/>
        <w:ind w:left="360"/>
        <w:rPr>
          <w:rFonts w:ascii="Verdana" w:hAnsi="Verdana"/>
          <w:sz w:val="20"/>
          <w:szCs w:val="20"/>
          <w:lang w:val="en-GB"/>
        </w:rPr>
      </w:pPr>
    </w:p>
    <w:p w:rsidR="008C24BA" w:rsidRDefault="00C344B8" w:rsidP="00E165B6">
      <w:pPr>
        <w:pStyle w:val="DbutTexte"/>
        <w:ind w:left="360"/>
        <w:rPr>
          <w:rFonts w:ascii="Verdana" w:hAnsi="Verdana"/>
          <w:sz w:val="20"/>
          <w:szCs w:val="20"/>
          <w:lang w:val="en-GB"/>
        </w:rPr>
      </w:pPr>
      <w:r w:rsidRPr="00ED7B9B">
        <w:rPr>
          <w:rFonts w:ascii="Verdana" w:hAnsi="Verdana"/>
          <w:sz w:val="20"/>
          <w:szCs w:val="20"/>
          <w:lang w:val="en-GB"/>
        </w:rPr>
        <w:t xml:space="preserve">Out of these </w:t>
      </w:r>
      <w:r w:rsidR="00DF19BD">
        <w:rPr>
          <w:rFonts w:ascii="Verdana" w:hAnsi="Verdana"/>
          <w:sz w:val="20"/>
          <w:szCs w:val="20"/>
          <w:lang w:val="en-GB"/>
        </w:rPr>
        <w:t>$[8</w:t>
      </w:r>
      <w:r w:rsidR="00DF19BD" w:rsidRPr="00ED7B9B">
        <w:rPr>
          <w:rFonts w:ascii="Verdana" w:hAnsi="Verdana"/>
          <w:sz w:val="20"/>
          <w:szCs w:val="20"/>
          <w:lang w:val="en-GB"/>
        </w:rPr>
        <w:t>M</w:t>
      </w:r>
      <w:r w:rsidR="00DF19BD">
        <w:rPr>
          <w:rFonts w:ascii="Verdana" w:hAnsi="Verdana"/>
          <w:sz w:val="20"/>
          <w:szCs w:val="20"/>
          <w:lang w:val="en-GB"/>
        </w:rPr>
        <w:t>]</w:t>
      </w:r>
      <w:r w:rsidRPr="00ED7B9B">
        <w:rPr>
          <w:rFonts w:ascii="Verdana" w:hAnsi="Verdana"/>
          <w:sz w:val="20"/>
          <w:szCs w:val="20"/>
          <w:lang w:val="en-GB"/>
        </w:rPr>
        <w:t>, we estimate that</w:t>
      </w:r>
      <w:r w:rsidR="008C24BA">
        <w:rPr>
          <w:rFonts w:ascii="Verdana" w:hAnsi="Verdana"/>
          <w:sz w:val="20"/>
          <w:szCs w:val="20"/>
          <w:lang w:val="en-GB"/>
        </w:rPr>
        <w:t>:</w:t>
      </w:r>
    </w:p>
    <w:p w:rsidR="008C24BA" w:rsidRDefault="00DF19BD" w:rsidP="008C24BA">
      <w:pPr>
        <w:pStyle w:val="DbutTexte"/>
        <w:numPr>
          <w:ilvl w:val="0"/>
          <w:numId w:val="25"/>
        </w:numPr>
        <w:rPr>
          <w:rFonts w:ascii="Verdana" w:hAnsi="Verdana"/>
          <w:sz w:val="20"/>
          <w:szCs w:val="20"/>
          <w:lang w:val="en-GB"/>
        </w:rPr>
      </w:pPr>
      <w:r>
        <w:rPr>
          <w:rFonts w:ascii="Verdana" w:hAnsi="Verdana"/>
          <w:sz w:val="20"/>
          <w:szCs w:val="20"/>
          <w:lang w:val="en-GB"/>
        </w:rPr>
        <w:t>$[5</w:t>
      </w:r>
      <w:r w:rsidRPr="00ED7B9B">
        <w:rPr>
          <w:rFonts w:ascii="Verdana" w:hAnsi="Verdana"/>
          <w:sz w:val="20"/>
          <w:szCs w:val="20"/>
          <w:lang w:val="en-GB"/>
        </w:rPr>
        <w:t>M</w:t>
      </w:r>
      <w:r>
        <w:rPr>
          <w:rFonts w:ascii="Verdana" w:hAnsi="Verdana"/>
          <w:sz w:val="20"/>
          <w:szCs w:val="20"/>
          <w:lang w:val="en-GB"/>
        </w:rPr>
        <w:t>]</w:t>
      </w:r>
      <w:r w:rsidRPr="00ED7B9B">
        <w:rPr>
          <w:rFonts w:ascii="Verdana" w:hAnsi="Verdana"/>
          <w:sz w:val="20"/>
          <w:szCs w:val="20"/>
          <w:lang w:val="en-GB"/>
        </w:rPr>
        <w:t xml:space="preserve"> </w:t>
      </w:r>
      <w:r w:rsidR="00C344B8" w:rsidRPr="00ED7B9B">
        <w:rPr>
          <w:rFonts w:ascii="Verdana" w:hAnsi="Verdana"/>
          <w:sz w:val="20"/>
          <w:szCs w:val="20"/>
          <w:lang w:val="en-GB"/>
        </w:rPr>
        <w:t xml:space="preserve">p.a. will come from </w:t>
      </w:r>
      <w:r>
        <w:rPr>
          <w:rFonts w:ascii="Verdana" w:hAnsi="Verdana"/>
          <w:sz w:val="20"/>
          <w:szCs w:val="20"/>
          <w:lang w:val="en-GB"/>
        </w:rPr>
        <w:t>USA</w:t>
      </w:r>
      <w:r w:rsidR="00C344B8" w:rsidRPr="00ED7B9B">
        <w:rPr>
          <w:rFonts w:ascii="Verdana" w:hAnsi="Verdana"/>
          <w:sz w:val="20"/>
          <w:szCs w:val="20"/>
          <w:lang w:val="en-GB"/>
        </w:rPr>
        <w:t xml:space="preserve"> (for an aggregate no</w:t>
      </w:r>
      <w:r>
        <w:rPr>
          <w:rFonts w:ascii="Verdana" w:hAnsi="Verdana"/>
          <w:sz w:val="20"/>
          <w:szCs w:val="20"/>
          <w:lang w:val="en-GB"/>
        </w:rPr>
        <w:t>tional</w:t>
      </w:r>
      <w:r w:rsidR="00C344B8" w:rsidRPr="00ED7B9B">
        <w:rPr>
          <w:rFonts w:ascii="Verdana" w:hAnsi="Verdana"/>
          <w:sz w:val="20"/>
          <w:szCs w:val="20"/>
          <w:lang w:val="en-GB"/>
        </w:rPr>
        <w:t xml:space="preserve"> of </w:t>
      </w:r>
      <w:r>
        <w:rPr>
          <w:rFonts w:ascii="Verdana" w:hAnsi="Verdana"/>
          <w:sz w:val="20"/>
          <w:szCs w:val="20"/>
          <w:lang w:val="en-GB"/>
        </w:rPr>
        <w:t xml:space="preserve">[500]M$, </w:t>
      </w:r>
    </w:p>
    <w:p w:rsidR="008C24BA" w:rsidRDefault="00DF19BD" w:rsidP="008C24BA">
      <w:pPr>
        <w:pStyle w:val="DbutTexte"/>
        <w:numPr>
          <w:ilvl w:val="0"/>
          <w:numId w:val="25"/>
        </w:numPr>
        <w:rPr>
          <w:rFonts w:ascii="Verdana" w:hAnsi="Verdana"/>
          <w:sz w:val="20"/>
          <w:szCs w:val="20"/>
          <w:lang w:val="en-GB"/>
        </w:rPr>
      </w:pPr>
      <w:r>
        <w:rPr>
          <w:rFonts w:ascii="Verdana" w:hAnsi="Verdana"/>
          <w:sz w:val="20"/>
          <w:szCs w:val="20"/>
          <w:lang w:val="en-GB"/>
        </w:rPr>
        <w:t>$[2</w:t>
      </w:r>
      <w:r w:rsidRPr="00ED7B9B">
        <w:rPr>
          <w:rFonts w:ascii="Verdana" w:hAnsi="Verdana"/>
          <w:sz w:val="20"/>
          <w:szCs w:val="20"/>
          <w:lang w:val="en-GB"/>
        </w:rPr>
        <w:t>M</w:t>
      </w:r>
      <w:r>
        <w:rPr>
          <w:rFonts w:ascii="Verdana" w:hAnsi="Verdana"/>
          <w:sz w:val="20"/>
          <w:szCs w:val="20"/>
          <w:lang w:val="en-GB"/>
        </w:rPr>
        <w:t>]</w:t>
      </w:r>
      <w:r w:rsidRPr="00ED7B9B">
        <w:rPr>
          <w:rFonts w:ascii="Verdana" w:hAnsi="Verdana"/>
          <w:sz w:val="20"/>
          <w:szCs w:val="20"/>
          <w:lang w:val="en-GB"/>
        </w:rPr>
        <w:t xml:space="preserve"> p.a. will come from </w:t>
      </w:r>
      <w:r>
        <w:rPr>
          <w:rFonts w:ascii="Verdana" w:hAnsi="Verdana"/>
          <w:sz w:val="20"/>
          <w:szCs w:val="20"/>
          <w:lang w:val="en-GB"/>
        </w:rPr>
        <w:t>Canada</w:t>
      </w:r>
      <w:r w:rsidRPr="00ED7B9B">
        <w:rPr>
          <w:rFonts w:ascii="Verdana" w:hAnsi="Verdana"/>
          <w:sz w:val="20"/>
          <w:szCs w:val="20"/>
          <w:lang w:val="en-GB"/>
        </w:rPr>
        <w:t xml:space="preserve"> (for an aggregate no</w:t>
      </w:r>
      <w:r>
        <w:rPr>
          <w:rFonts w:ascii="Verdana" w:hAnsi="Verdana"/>
          <w:sz w:val="20"/>
          <w:szCs w:val="20"/>
          <w:lang w:val="en-GB"/>
        </w:rPr>
        <w:t>tional</w:t>
      </w:r>
      <w:r w:rsidRPr="00ED7B9B">
        <w:rPr>
          <w:rFonts w:ascii="Verdana" w:hAnsi="Verdana"/>
          <w:sz w:val="20"/>
          <w:szCs w:val="20"/>
          <w:lang w:val="en-GB"/>
        </w:rPr>
        <w:t xml:space="preserve"> of </w:t>
      </w:r>
      <w:r>
        <w:rPr>
          <w:rFonts w:ascii="Verdana" w:hAnsi="Verdana"/>
          <w:sz w:val="20"/>
          <w:szCs w:val="20"/>
          <w:lang w:val="en-GB"/>
        </w:rPr>
        <w:t>[200]M$</w:t>
      </w:r>
      <w:r w:rsidRPr="00ED7B9B">
        <w:rPr>
          <w:rFonts w:ascii="Verdana" w:hAnsi="Verdana"/>
          <w:sz w:val="20"/>
          <w:szCs w:val="20"/>
          <w:lang w:val="en-GB"/>
        </w:rPr>
        <w:t>)</w:t>
      </w:r>
      <w:r w:rsidR="008C24BA">
        <w:rPr>
          <w:rFonts w:ascii="Verdana" w:hAnsi="Verdana"/>
          <w:sz w:val="20"/>
          <w:szCs w:val="20"/>
          <w:lang w:val="en-GB"/>
        </w:rPr>
        <w:t xml:space="preserve"> </w:t>
      </w:r>
    </w:p>
    <w:p w:rsidR="00921B31" w:rsidRDefault="00DF19BD" w:rsidP="008C24BA">
      <w:pPr>
        <w:pStyle w:val="DbutTexte"/>
        <w:numPr>
          <w:ilvl w:val="0"/>
          <w:numId w:val="25"/>
        </w:numPr>
        <w:rPr>
          <w:rFonts w:ascii="Verdana" w:hAnsi="Verdana"/>
          <w:sz w:val="20"/>
          <w:szCs w:val="20"/>
          <w:lang w:val="en-GB"/>
        </w:rPr>
      </w:pPr>
      <w:r>
        <w:rPr>
          <w:rFonts w:ascii="Verdana" w:hAnsi="Verdana"/>
          <w:sz w:val="20"/>
          <w:szCs w:val="20"/>
          <w:lang w:val="en-GB"/>
        </w:rPr>
        <w:t>$[1</w:t>
      </w:r>
      <w:r w:rsidRPr="00ED7B9B">
        <w:rPr>
          <w:rFonts w:ascii="Verdana" w:hAnsi="Verdana"/>
          <w:sz w:val="20"/>
          <w:szCs w:val="20"/>
          <w:lang w:val="en-GB"/>
        </w:rPr>
        <w:t>M</w:t>
      </w:r>
      <w:r>
        <w:rPr>
          <w:rFonts w:ascii="Verdana" w:hAnsi="Verdana"/>
          <w:sz w:val="20"/>
          <w:szCs w:val="20"/>
          <w:lang w:val="en-GB"/>
        </w:rPr>
        <w:t>]</w:t>
      </w:r>
      <w:r w:rsidRPr="00ED7B9B">
        <w:rPr>
          <w:rFonts w:ascii="Verdana" w:hAnsi="Verdana"/>
          <w:sz w:val="20"/>
          <w:szCs w:val="20"/>
          <w:lang w:val="en-GB"/>
        </w:rPr>
        <w:t xml:space="preserve"> p.a. will come from </w:t>
      </w:r>
      <w:r>
        <w:rPr>
          <w:rFonts w:ascii="Verdana" w:hAnsi="Verdana"/>
          <w:sz w:val="20"/>
          <w:szCs w:val="20"/>
          <w:lang w:val="en-GB"/>
        </w:rPr>
        <w:t>Latin America</w:t>
      </w:r>
      <w:r w:rsidRPr="00ED7B9B">
        <w:rPr>
          <w:rFonts w:ascii="Verdana" w:hAnsi="Verdana"/>
          <w:sz w:val="20"/>
          <w:szCs w:val="20"/>
          <w:lang w:val="en-GB"/>
        </w:rPr>
        <w:t xml:space="preserve"> (for an aggregate no</w:t>
      </w:r>
      <w:r>
        <w:rPr>
          <w:rFonts w:ascii="Verdana" w:hAnsi="Verdana"/>
          <w:sz w:val="20"/>
          <w:szCs w:val="20"/>
          <w:lang w:val="en-GB"/>
        </w:rPr>
        <w:t>tional</w:t>
      </w:r>
      <w:r w:rsidRPr="00ED7B9B">
        <w:rPr>
          <w:rFonts w:ascii="Verdana" w:hAnsi="Verdana"/>
          <w:sz w:val="20"/>
          <w:szCs w:val="20"/>
          <w:lang w:val="en-GB"/>
        </w:rPr>
        <w:t xml:space="preserve"> of </w:t>
      </w:r>
      <w:r>
        <w:rPr>
          <w:rFonts w:ascii="Verdana" w:hAnsi="Verdana"/>
          <w:sz w:val="20"/>
          <w:szCs w:val="20"/>
          <w:lang w:val="en-GB"/>
        </w:rPr>
        <w:t>[100]M$</w:t>
      </w:r>
      <w:r w:rsidRPr="00ED7B9B">
        <w:rPr>
          <w:rFonts w:ascii="Verdana" w:hAnsi="Verdana"/>
          <w:sz w:val="20"/>
          <w:szCs w:val="20"/>
          <w:lang w:val="en-GB"/>
        </w:rPr>
        <w:t>)</w:t>
      </w:r>
    </w:p>
    <w:p w:rsidR="008C24BA" w:rsidRDefault="008C24BA" w:rsidP="00E165B6">
      <w:pPr>
        <w:pStyle w:val="DbutTexte"/>
        <w:ind w:left="360"/>
        <w:rPr>
          <w:rFonts w:ascii="Verdana" w:hAnsi="Verdana"/>
          <w:sz w:val="20"/>
          <w:szCs w:val="20"/>
          <w:lang w:val="en-GB"/>
        </w:rPr>
      </w:pPr>
    </w:p>
    <w:p w:rsidR="00E52920" w:rsidRDefault="00E52920" w:rsidP="00E165B6">
      <w:pPr>
        <w:pStyle w:val="DbutTexte"/>
        <w:ind w:left="360"/>
        <w:rPr>
          <w:rFonts w:ascii="Verdana" w:hAnsi="Verdana"/>
          <w:sz w:val="20"/>
          <w:szCs w:val="20"/>
          <w:lang w:val="en-GB"/>
        </w:rPr>
      </w:pPr>
      <w:r>
        <w:rPr>
          <w:rFonts w:ascii="Verdana" w:hAnsi="Verdana"/>
          <w:sz w:val="20"/>
          <w:szCs w:val="20"/>
          <w:lang w:val="en-GB"/>
        </w:rPr>
        <w:t>Moreover, an additional P&amp;L of:</w:t>
      </w:r>
    </w:p>
    <w:p w:rsidR="00E52920" w:rsidRDefault="00E52920" w:rsidP="008C24BA">
      <w:pPr>
        <w:pStyle w:val="DbutTexte"/>
        <w:numPr>
          <w:ilvl w:val="0"/>
          <w:numId w:val="26"/>
        </w:numPr>
        <w:rPr>
          <w:rFonts w:ascii="Verdana" w:hAnsi="Verdana"/>
          <w:sz w:val="20"/>
          <w:szCs w:val="20"/>
          <w:lang w:val="en-GB"/>
        </w:rPr>
      </w:pPr>
      <w:r>
        <w:rPr>
          <w:rFonts w:ascii="Verdana" w:hAnsi="Verdana"/>
          <w:sz w:val="20"/>
          <w:szCs w:val="20"/>
          <w:lang w:val="en-GB"/>
        </w:rPr>
        <w:t>[1.5% - 2%] upfront is expected to be added on Notes and OTC options wrapper</w:t>
      </w:r>
    </w:p>
    <w:p w:rsidR="00E52920" w:rsidRPr="00ED7B9B" w:rsidRDefault="00E52920" w:rsidP="008C24BA">
      <w:pPr>
        <w:pStyle w:val="DbutTexte"/>
        <w:numPr>
          <w:ilvl w:val="0"/>
          <w:numId w:val="26"/>
        </w:numPr>
        <w:rPr>
          <w:rFonts w:ascii="Verdana" w:hAnsi="Verdana"/>
          <w:sz w:val="20"/>
          <w:szCs w:val="20"/>
          <w:lang w:val="en-GB"/>
        </w:rPr>
      </w:pPr>
      <w:r>
        <w:rPr>
          <w:rFonts w:ascii="Verdana" w:hAnsi="Verdana"/>
          <w:sz w:val="20"/>
          <w:szCs w:val="20"/>
          <w:lang w:val="en-GB"/>
        </w:rPr>
        <w:t>[0.5% - 1%] p.a. of trading margin should be added</w:t>
      </w:r>
    </w:p>
    <w:p w:rsidR="00B35BF6" w:rsidRDefault="00B35BF6">
      <w:pPr>
        <w:rPr>
          <w:lang w:val="en-GB"/>
        </w:rPr>
      </w:pPr>
    </w:p>
    <w:p w:rsidR="003877C5" w:rsidRDefault="003877C5">
      <w:pPr>
        <w:rPr>
          <w:lang w:val="en-GB"/>
        </w:rPr>
      </w:pPr>
      <w:r>
        <w:rPr>
          <w:lang w:val="en-GB"/>
        </w:rPr>
        <w:t xml:space="preserve">On a closer horizon, this new activity is estimated to generate </w:t>
      </w:r>
      <w:ins w:id="21" w:author="Demoulin Vanessa" w:date="2015-10-07T17:37:00Z">
        <w:r w:rsidR="003212BB">
          <w:rPr>
            <w:lang w:val="en-GB"/>
          </w:rPr>
          <w:t>$</w:t>
        </w:r>
      </w:ins>
      <w:r>
        <w:rPr>
          <w:lang w:val="en-GB"/>
        </w:rPr>
        <w:t>[2M] by end of 2016.</w:t>
      </w:r>
    </w:p>
    <w:p w:rsidR="00336714" w:rsidRDefault="00336714">
      <w:pPr>
        <w:rPr>
          <w:lang w:val="en-GB"/>
        </w:rPr>
      </w:pPr>
    </w:p>
    <w:p w:rsidR="00921B31" w:rsidRPr="00ED7B9B" w:rsidRDefault="001558F8" w:rsidP="00637533">
      <w:pPr>
        <w:pStyle w:val="DbutTexte"/>
        <w:numPr>
          <w:ilvl w:val="1"/>
          <w:numId w:val="12"/>
        </w:numPr>
        <w:rPr>
          <w:rFonts w:ascii="Verdana" w:hAnsi="Verdana"/>
          <w:i/>
          <w:sz w:val="20"/>
          <w:szCs w:val="20"/>
          <w:lang w:val="en-GB"/>
        </w:rPr>
      </w:pPr>
      <w:r w:rsidRPr="00ED7B9B">
        <w:rPr>
          <w:rFonts w:ascii="Verdana" w:hAnsi="Verdana"/>
          <w:i/>
          <w:sz w:val="20"/>
          <w:szCs w:val="20"/>
          <w:lang w:val="en-GB"/>
        </w:rPr>
        <w:t>Desired date for start-up</w:t>
      </w:r>
    </w:p>
    <w:p w:rsidR="00461BFB" w:rsidRPr="00ED7B9B" w:rsidRDefault="00461BFB" w:rsidP="00461BFB">
      <w:pPr>
        <w:pStyle w:val="DbutTexte"/>
        <w:ind w:left="360"/>
        <w:rPr>
          <w:rFonts w:ascii="Verdana" w:hAnsi="Verdana"/>
          <w:sz w:val="20"/>
          <w:szCs w:val="20"/>
          <w:lang w:val="en-GB"/>
        </w:rPr>
      </w:pPr>
    </w:p>
    <w:p w:rsidR="004544F8" w:rsidRPr="00ED7B9B" w:rsidRDefault="00E165B6" w:rsidP="00E165B6">
      <w:pPr>
        <w:pStyle w:val="DbutTexte"/>
        <w:ind w:left="360"/>
        <w:rPr>
          <w:rFonts w:ascii="Verdana" w:hAnsi="Verdana"/>
          <w:sz w:val="20"/>
          <w:szCs w:val="20"/>
          <w:lang w:val="en-GB"/>
        </w:rPr>
      </w:pPr>
      <w:r w:rsidRPr="00ED7B9B">
        <w:rPr>
          <w:rFonts w:ascii="Verdana" w:hAnsi="Verdana"/>
          <w:sz w:val="20"/>
          <w:szCs w:val="20"/>
          <w:lang w:val="en-GB"/>
        </w:rPr>
        <w:t xml:space="preserve">In </w:t>
      </w:r>
      <w:r w:rsidR="006826FB">
        <w:rPr>
          <w:rFonts w:ascii="Verdana" w:hAnsi="Verdana"/>
          <w:sz w:val="20"/>
          <w:szCs w:val="20"/>
          <w:lang w:val="en-GB"/>
        </w:rPr>
        <w:t>[November]</w:t>
      </w:r>
      <w:r w:rsidR="00396D4F" w:rsidRPr="00ED7B9B">
        <w:rPr>
          <w:rFonts w:ascii="Verdana" w:hAnsi="Verdana"/>
          <w:sz w:val="20"/>
          <w:szCs w:val="20"/>
          <w:lang w:val="en-GB"/>
        </w:rPr>
        <w:t xml:space="preserve"> 2015</w:t>
      </w:r>
      <w:r w:rsidRPr="00ED7B9B">
        <w:rPr>
          <w:rFonts w:ascii="Verdana" w:hAnsi="Verdana"/>
          <w:sz w:val="20"/>
          <w:szCs w:val="20"/>
          <w:lang w:val="en-GB"/>
        </w:rPr>
        <w:t xml:space="preserve">, Equity Markets intends to be able </w:t>
      </w:r>
      <w:r w:rsidR="00F532C0">
        <w:rPr>
          <w:rFonts w:ascii="Verdana" w:hAnsi="Verdana"/>
          <w:sz w:val="20"/>
          <w:szCs w:val="20"/>
          <w:lang w:val="en-GB"/>
        </w:rPr>
        <w:t xml:space="preserve">to </w:t>
      </w:r>
      <w:r w:rsidR="00F532C0" w:rsidRPr="00F532C0">
        <w:rPr>
          <w:rFonts w:ascii="Verdana" w:hAnsi="Verdana"/>
          <w:sz w:val="20"/>
          <w:szCs w:val="20"/>
          <w:lang w:val="en-GB"/>
        </w:rPr>
        <w:t>commercialize fully systematic strategies to customers based in USA, Canada and Latin America</w:t>
      </w:r>
      <w:r w:rsidRPr="00ED7B9B">
        <w:rPr>
          <w:rFonts w:ascii="Verdana" w:hAnsi="Verdana"/>
          <w:sz w:val="20"/>
          <w:szCs w:val="20"/>
          <w:lang w:val="en-GB"/>
        </w:rPr>
        <w:t>.</w:t>
      </w:r>
    </w:p>
    <w:p w:rsidR="00E165B6" w:rsidRPr="00ED7B9B" w:rsidRDefault="00E165B6" w:rsidP="00E165B6">
      <w:pPr>
        <w:pStyle w:val="DbutTexte"/>
        <w:ind w:left="360"/>
        <w:rPr>
          <w:rFonts w:ascii="Verdana" w:hAnsi="Verdana"/>
          <w:sz w:val="20"/>
          <w:szCs w:val="20"/>
          <w:lang w:val="en-GB"/>
        </w:rPr>
      </w:pPr>
    </w:p>
    <w:p w:rsidR="00921B31" w:rsidRPr="00ED7B9B" w:rsidRDefault="008E7EDC" w:rsidP="00637533">
      <w:pPr>
        <w:pStyle w:val="DbutTexte"/>
        <w:numPr>
          <w:ilvl w:val="0"/>
          <w:numId w:val="12"/>
        </w:numPr>
        <w:rPr>
          <w:rFonts w:ascii="Verdana" w:hAnsi="Verdana"/>
          <w:b/>
          <w:sz w:val="20"/>
          <w:szCs w:val="20"/>
          <w:u w:val="single"/>
          <w:lang w:val="en-GB"/>
        </w:rPr>
      </w:pPr>
      <w:r w:rsidRPr="0077442D">
        <w:rPr>
          <w:rFonts w:ascii="Verdana" w:hAnsi="Verdana"/>
          <w:b/>
          <w:sz w:val="20"/>
          <w:szCs w:val="20"/>
          <w:u w:val="single"/>
          <w:lang w:val="en-GB"/>
        </w:rPr>
        <w:t>Pre</w:t>
      </w:r>
      <w:r w:rsidR="00921B31" w:rsidRPr="00007FE5">
        <w:rPr>
          <w:rFonts w:ascii="Verdana" w:hAnsi="Verdana"/>
          <w:b/>
          <w:sz w:val="20"/>
          <w:szCs w:val="20"/>
          <w:u w:val="single"/>
          <w:lang w:val="en-GB"/>
        </w:rPr>
        <w:t xml:space="preserve">sentation </w:t>
      </w:r>
      <w:r w:rsidR="001558F8" w:rsidRPr="00007FE5">
        <w:rPr>
          <w:rFonts w:ascii="Verdana" w:hAnsi="Verdana"/>
          <w:b/>
          <w:sz w:val="20"/>
          <w:szCs w:val="20"/>
          <w:u w:val="single"/>
          <w:lang w:val="en-GB"/>
        </w:rPr>
        <w:t>of the</w:t>
      </w:r>
      <w:r w:rsidRPr="00ED7B9B">
        <w:rPr>
          <w:rFonts w:ascii="Verdana" w:hAnsi="Verdana"/>
          <w:b/>
          <w:sz w:val="20"/>
          <w:szCs w:val="20"/>
          <w:u w:val="single"/>
          <w:lang w:val="en-GB"/>
        </w:rPr>
        <w:t xml:space="preserve"> product</w:t>
      </w:r>
    </w:p>
    <w:p w:rsidR="00C44EE1" w:rsidRPr="00ED7B9B" w:rsidRDefault="00C44EE1" w:rsidP="00E03D7A">
      <w:pPr>
        <w:pStyle w:val="DbutTexte"/>
        <w:ind w:left="0"/>
        <w:rPr>
          <w:rFonts w:ascii="Verdana" w:hAnsi="Verdana"/>
          <w:b/>
          <w:sz w:val="20"/>
          <w:szCs w:val="20"/>
          <w:u w:val="single"/>
          <w:lang w:val="en-GB"/>
        </w:rPr>
      </w:pPr>
    </w:p>
    <w:p w:rsidR="00C44EE1" w:rsidRPr="00ED7B9B" w:rsidRDefault="00D0208E" w:rsidP="00637533">
      <w:pPr>
        <w:pStyle w:val="DbutTexte"/>
        <w:numPr>
          <w:ilvl w:val="1"/>
          <w:numId w:val="13"/>
        </w:numPr>
        <w:rPr>
          <w:rFonts w:ascii="Verdana" w:hAnsi="Verdana"/>
          <w:i/>
          <w:sz w:val="20"/>
          <w:szCs w:val="20"/>
          <w:lang w:val="en-GB"/>
        </w:rPr>
      </w:pPr>
      <w:r w:rsidRPr="00ED7B9B">
        <w:rPr>
          <w:rFonts w:ascii="Verdana" w:hAnsi="Verdana"/>
          <w:i/>
          <w:sz w:val="20"/>
          <w:szCs w:val="20"/>
          <w:lang w:val="en-GB"/>
        </w:rPr>
        <w:t>Description</w:t>
      </w:r>
    </w:p>
    <w:p w:rsidR="00C44EE1" w:rsidRPr="00ED7B9B" w:rsidRDefault="00C44EE1" w:rsidP="00E03D7A">
      <w:pPr>
        <w:pStyle w:val="DbutTexte"/>
        <w:ind w:left="0"/>
        <w:rPr>
          <w:rFonts w:ascii="Verdana" w:hAnsi="Verdana"/>
          <w:b/>
          <w:sz w:val="20"/>
          <w:szCs w:val="20"/>
          <w:u w:val="single"/>
          <w:lang w:val="en-GB"/>
        </w:rPr>
      </w:pPr>
    </w:p>
    <w:p w:rsidR="00D57C2B" w:rsidRPr="00ED7B9B" w:rsidRDefault="00C44EE1" w:rsidP="00C44EE1">
      <w:pPr>
        <w:pStyle w:val="DbutTexte"/>
        <w:ind w:left="360"/>
        <w:rPr>
          <w:rFonts w:ascii="Verdana" w:hAnsi="Verdana"/>
          <w:sz w:val="20"/>
          <w:szCs w:val="20"/>
          <w:lang w:val="en-GB"/>
        </w:rPr>
      </w:pPr>
      <w:r w:rsidRPr="00ED7B9B">
        <w:rPr>
          <w:rFonts w:ascii="Verdana" w:hAnsi="Verdana"/>
          <w:sz w:val="20"/>
          <w:szCs w:val="20"/>
          <w:lang w:val="en-GB"/>
        </w:rPr>
        <w:t>The aim is to allow a</w:t>
      </w:r>
      <w:r w:rsidR="00D57C2B" w:rsidRPr="00ED7B9B">
        <w:rPr>
          <w:rFonts w:ascii="Verdana" w:hAnsi="Verdana"/>
          <w:sz w:val="20"/>
          <w:szCs w:val="20"/>
          <w:lang w:val="en-GB"/>
        </w:rPr>
        <w:t xml:space="preserve"> </w:t>
      </w:r>
      <w:r w:rsidR="00F532C0">
        <w:rPr>
          <w:rFonts w:ascii="Verdana" w:hAnsi="Verdana"/>
          <w:sz w:val="20"/>
          <w:szCs w:val="20"/>
          <w:lang w:val="en-GB"/>
        </w:rPr>
        <w:t xml:space="preserve">customer </w:t>
      </w:r>
      <w:r w:rsidR="00F532C0" w:rsidRPr="00F532C0">
        <w:rPr>
          <w:rFonts w:ascii="Verdana" w:hAnsi="Verdana"/>
          <w:sz w:val="20"/>
          <w:szCs w:val="20"/>
          <w:lang w:val="en-GB"/>
        </w:rPr>
        <w:t>based in USA, Canada and Latin America</w:t>
      </w:r>
      <w:r w:rsidR="00F532C0">
        <w:rPr>
          <w:rFonts w:ascii="Verdana" w:hAnsi="Verdana"/>
          <w:sz w:val="20"/>
          <w:szCs w:val="20"/>
          <w:lang w:val="en-GB"/>
        </w:rPr>
        <w:t xml:space="preserve"> to </w:t>
      </w:r>
      <w:r w:rsidR="00CF26E0">
        <w:rPr>
          <w:rFonts w:ascii="Verdana" w:hAnsi="Verdana"/>
          <w:sz w:val="20"/>
          <w:szCs w:val="20"/>
          <w:lang w:val="en-GB"/>
        </w:rPr>
        <w:t xml:space="preserve">conclude with Natixis a transaction linked to a rule based Index sponsored by Natixis </w:t>
      </w:r>
      <w:r w:rsidR="008C24BA">
        <w:rPr>
          <w:rFonts w:ascii="Verdana" w:hAnsi="Verdana"/>
          <w:sz w:val="20"/>
          <w:szCs w:val="20"/>
          <w:lang w:val="en-GB"/>
        </w:rPr>
        <w:t>(</w:t>
      </w:r>
      <w:r w:rsidR="00CF26E0">
        <w:rPr>
          <w:rFonts w:ascii="Verdana" w:hAnsi="Verdana"/>
          <w:sz w:val="20"/>
          <w:szCs w:val="20"/>
          <w:lang w:val="en-GB"/>
        </w:rPr>
        <w:t xml:space="preserve">or an external </w:t>
      </w:r>
      <w:r w:rsidR="00714859">
        <w:rPr>
          <w:rFonts w:ascii="Verdana" w:hAnsi="Verdana"/>
          <w:sz w:val="20"/>
          <w:szCs w:val="20"/>
          <w:lang w:val="en-GB"/>
        </w:rPr>
        <w:t>p</w:t>
      </w:r>
      <w:r w:rsidR="00CF26E0">
        <w:rPr>
          <w:rFonts w:ascii="Verdana" w:hAnsi="Verdana"/>
          <w:sz w:val="20"/>
          <w:szCs w:val="20"/>
          <w:lang w:val="en-GB"/>
        </w:rPr>
        <w:t>arty</w:t>
      </w:r>
      <w:r w:rsidR="008C24BA">
        <w:rPr>
          <w:rFonts w:ascii="Verdana" w:hAnsi="Verdana"/>
          <w:sz w:val="20"/>
          <w:szCs w:val="20"/>
          <w:lang w:val="en-GB"/>
        </w:rPr>
        <w:t>) and replicated by Natixis</w:t>
      </w:r>
      <w:r w:rsidRPr="00ED7B9B">
        <w:rPr>
          <w:rFonts w:ascii="Verdana" w:hAnsi="Verdana"/>
          <w:sz w:val="20"/>
          <w:szCs w:val="20"/>
          <w:lang w:val="en-GB"/>
        </w:rPr>
        <w:t xml:space="preserve">.  </w:t>
      </w:r>
    </w:p>
    <w:p w:rsidR="00D57C2B" w:rsidRDefault="00D57C2B" w:rsidP="00C44EE1">
      <w:pPr>
        <w:pStyle w:val="DbutTexte"/>
        <w:ind w:left="360"/>
        <w:rPr>
          <w:rFonts w:ascii="Verdana" w:hAnsi="Verdana"/>
          <w:sz w:val="20"/>
          <w:szCs w:val="20"/>
          <w:lang w:val="en-GB"/>
        </w:rPr>
      </w:pPr>
    </w:p>
    <w:p w:rsidR="008C24BA" w:rsidRDefault="008C24BA" w:rsidP="00C44EE1">
      <w:pPr>
        <w:pStyle w:val="DbutTexte"/>
        <w:ind w:left="360"/>
        <w:rPr>
          <w:rFonts w:ascii="Verdana" w:hAnsi="Verdana"/>
          <w:sz w:val="20"/>
          <w:szCs w:val="20"/>
          <w:lang w:val="en-GB"/>
        </w:rPr>
      </w:pPr>
      <w:r>
        <w:rPr>
          <w:rFonts w:ascii="Verdana" w:hAnsi="Verdana"/>
          <w:sz w:val="20"/>
          <w:szCs w:val="20"/>
          <w:lang w:val="en-GB"/>
        </w:rPr>
        <w:t xml:space="preserve">A rule base index represents (thanks’ to the index rules) a systematic investment strategy </w:t>
      </w:r>
      <w:r w:rsidR="00FC7F07">
        <w:rPr>
          <w:rFonts w:ascii="Verdana" w:hAnsi="Verdana"/>
          <w:sz w:val="20"/>
          <w:szCs w:val="20"/>
          <w:lang w:val="en-GB"/>
        </w:rPr>
        <w:t xml:space="preserve">based </w:t>
      </w:r>
      <w:r>
        <w:rPr>
          <w:rFonts w:ascii="Verdana" w:hAnsi="Verdana"/>
          <w:sz w:val="20"/>
          <w:szCs w:val="20"/>
          <w:lang w:val="en-GB"/>
        </w:rPr>
        <w:t xml:space="preserve">on an investment universe including various asset classes. The main focus will be equity asset class in the beginning. From a geographical perspective it is worth mentioning that </w:t>
      </w:r>
      <w:r w:rsidR="00FC7F07">
        <w:rPr>
          <w:rFonts w:ascii="Verdana" w:hAnsi="Verdana"/>
          <w:sz w:val="20"/>
          <w:szCs w:val="20"/>
          <w:lang w:val="en-GB"/>
        </w:rPr>
        <w:t>the underlying assets may be from any origin (US, Europe, Asia, etc…), depending on customers’ appetite.</w:t>
      </w:r>
    </w:p>
    <w:p w:rsidR="008C24BA" w:rsidRDefault="008C24BA" w:rsidP="00C44EE1">
      <w:pPr>
        <w:pStyle w:val="DbutTexte"/>
        <w:ind w:left="360"/>
        <w:rPr>
          <w:rFonts w:ascii="Verdana" w:hAnsi="Verdana"/>
          <w:sz w:val="20"/>
          <w:szCs w:val="20"/>
          <w:lang w:val="en-GB"/>
        </w:rPr>
      </w:pPr>
    </w:p>
    <w:p w:rsidR="00714859" w:rsidRDefault="00CF26E0"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Customers </w:t>
      </w:r>
      <w:r w:rsidRPr="00CF26E0">
        <w:rPr>
          <w:rFonts w:ascii="Verdana" w:hAnsi="Verdana"/>
          <w:sz w:val="20"/>
          <w:szCs w:val="20"/>
          <w:lang w:val="en-GB"/>
        </w:rPr>
        <w:t>may access the rule based index through various investment wrapper includ</w:t>
      </w:r>
      <w:r>
        <w:rPr>
          <w:rFonts w:ascii="Verdana" w:hAnsi="Verdana"/>
          <w:sz w:val="20"/>
          <w:szCs w:val="20"/>
          <w:lang w:val="en-GB"/>
        </w:rPr>
        <w:t>ing</w:t>
      </w:r>
      <w:r w:rsidRPr="00CF26E0">
        <w:rPr>
          <w:rFonts w:ascii="Verdana" w:hAnsi="Verdana"/>
          <w:sz w:val="20"/>
          <w:szCs w:val="20"/>
          <w:lang w:val="en-GB"/>
        </w:rPr>
        <w:t xml:space="preserve"> </w:t>
      </w:r>
      <w:r w:rsidR="00714859">
        <w:rPr>
          <w:rFonts w:ascii="Verdana" w:hAnsi="Verdana"/>
          <w:sz w:val="20"/>
          <w:szCs w:val="20"/>
          <w:lang w:val="en-GB"/>
        </w:rPr>
        <w:t>(but not limited to):</w:t>
      </w:r>
    </w:p>
    <w:p w:rsidR="00714859" w:rsidRDefault="00714859"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T</w:t>
      </w:r>
      <w:r w:rsidR="00CF26E0" w:rsidRPr="00CF26E0">
        <w:rPr>
          <w:rFonts w:ascii="Verdana" w:hAnsi="Verdana"/>
          <w:sz w:val="20"/>
          <w:szCs w:val="20"/>
          <w:lang w:val="en-GB"/>
        </w:rPr>
        <w:t xml:space="preserve">otal return swaps, </w:t>
      </w:r>
    </w:p>
    <w:p w:rsidR="00714859" w:rsidRDefault="00714859"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 </w:t>
      </w:r>
      <w:r w:rsidR="00CF26E0" w:rsidRPr="00CF26E0">
        <w:rPr>
          <w:rFonts w:ascii="Verdana" w:hAnsi="Verdana"/>
          <w:sz w:val="20"/>
          <w:szCs w:val="20"/>
          <w:lang w:val="en-GB"/>
        </w:rPr>
        <w:t xml:space="preserve">OTC options, </w:t>
      </w:r>
    </w:p>
    <w:p w:rsidR="00CF26E0" w:rsidRDefault="00714859"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 </w:t>
      </w:r>
      <w:r w:rsidR="00CF26E0">
        <w:rPr>
          <w:rFonts w:ascii="Verdana" w:hAnsi="Verdana"/>
          <w:sz w:val="20"/>
          <w:szCs w:val="20"/>
          <w:lang w:val="en-GB"/>
        </w:rPr>
        <w:t>Natixis Notes (</w:t>
      </w:r>
      <w:r w:rsidR="008C24BA">
        <w:rPr>
          <w:rFonts w:ascii="Verdana" w:hAnsi="Verdana"/>
          <w:sz w:val="20"/>
          <w:szCs w:val="20"/>
          <w:lang w:val="en-GB"/>
        </w:rPr>
        <w:t xml:space="preserve"> </w:t>
      </w:r>
      <w:r w:rsidR="00CF26E0">
        <w:rPr>
          <w:rFonts w:ascii="Verdana" w:hAnsi="Verdana"/>
          <w:sz w:val="20"/>
          <w:szCs w:val="20"/>
          <w:lang w:val="en-GB"/>
        </w:rPr>
        <w:t>Reg S and 3(a)2</w:t>
      </w:r>
      <w:r w:rsidR="008C24BA">
        <w:rPr>
          <w:rFonts w:ascii="Verdana" w:hAnsi="Verdana"/>
          <w:sz w:val="20"/>
          <w:szCs w:val="20"/>
          <w:lang w:val="en-GB"/>
        </w:rPr>
        <w:t xml:space="preserve"> </w:t>
      </w:r>
      <w:r w:rsidR="00CF26E0">
        <w:rPr>
          <w:rFonts w:ascii="Verdana" w:hAnsi="Verdana"/>
          <w:sz w:val="20"/>
          <w:szCs w:val="20"/>
          <w:lang w:val="en-GB"/>
        </w:rPr>
        <w:t>)</w:t>
      </w:r>
    </w:p>
    <w:p w:rsidR="00CF26E0" w:rsidRDefault="00CF26E0"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p>
    <w:p w:rsidR="00095652" w:rsidRPr="00ED7B9B" w:rsidRDefault="00095652" w:rsidP="00095652">
      <w:pPr>
        <w:pStyle w:val="DbutTexte"/>
        <w:ind w:left="360"/>
        <w:rPr>
          <w:rFonts w:ascii="Verdana" w:hAnsi="Verdana"/>
          <w:sz w:val="20"/>
          <w:szCs w:val="20"/>
          <w:lang w:val="en-GB"/>
        </w:rPr>
      </w:pPr>
      <w:r w:rsidRPr="00ED7B9B">
        <w:rPr>
          <w:rFonts w:ascii="Verdana" w:hAnsi="Verdana"/>
          <w:sz w:val="20"/>
          <w:szCs w:val="20"/>
          <w:lang w:val="en-GB"/>
        </w:rPr>
        <w:t xml:space="preserve">The </w:t>
      </w:r>
      <w:r>
        <w:rPr>
          <w:rFonts w:ascii="Verdana" w:hAnsi="Verdana"/>
          <w:sz w:val="20"/>
          <w:szCs w:val="20"/>
          <w:lang w:val="en-GB"/>
        </w:rPr>
        <w:t>rule based index will</w:t>
      </w:r>
      <w:r w:rsidRPr="00ED7B9B">
        <w:rPr>
          <w:rFonts w:ascii="Verdana" w:hAnsi="Verdana"/>
          <w:sz w:val="20"/>
          <w:szCs w:val="20"/>
          <w:lang w:val="en-GB"/>
        </w:rPr>
        <w:t>:</w:t>
      </w:r>
    </w:p>
    <w:p w:rsidR="00095652" w:rsidRDefault="00095652" w:rsidP="00095652">
      <w:pPr>
        <w:pStyle w:val="DbutTexte"/>
        <w:numPr>
          <w:ilvl w:val="0"/>
          <w:numId w:val="6"/>
        </w:numPr>
        <w:rPr>
          <w:rFonts w:ascii="Verdana" w:hAnsi="Verdana"/>
          <w:sz w:val="20"/>
          <w:szCs w:val="20"/>
          <w:lang w:val="en-GB"/>
        </w:rPr>
      </w:pPr>
      <w:r>
        <w:rPr>
          <w:rFonts w:ascii="Verdana" w:hAnsi="Verdana"/>
          <w:sz w:val="20"/>
          <w:szCs w:val="20"/>
          <w:lang w:val="en-GB"/>
        </w:rPr>
        <w:t xml:space="preserve">provide </w:t>
      </w:r>
      <w:r w:rsidR="00714859">
        <w:rPr>
          <w:rFonts w:ascii="Verdana" w:hAnsi="Verdana"/>
          <w:sz w:val="20"/>
          <w:szCs w:val="20"/>
          <w:lang w:val="en-GB"/>
        </w:rPr>
        <w:t xml:space="preserve">full </w:t>
      </w:r>
      <w:r>
        <w:rPr>
          <w:rFonts w:ascii="Verdana" w:hAnsi="Verdana"/>
          <w:sz w:val="20"/>
          <w:szCs w:val="20"/>
          <w:lang w:val="en-GB"/>
        </w:rPr>
        <w:t>transparency to customers thanks to the (i) disclosure of Index rules and (ii) daily valuation publication on Bloomberg and internet</w:t>
      </w:r>
      <w:r w:rsidRPr="00ED7B9B">
        <w:rPr>
          <w:rFonts w:ascii="Verdana" w:hAnsi="Verdana"/>
          <w:sz w:val="20"/>
          <w:szCs w:val="20"/>
          <w:lang w:val="en-GB"/>
        </w:rPr>
        <w:t>;</w:t>
      </w:r>
    </w:p>
    <w:p w:rsidR="00714859" w:rsidRPr="00ED7B9B" w:rsidRDefault="00714859" w:rsidP="00714859">
      <w:pPr>
        <w:pStyle w:val="DbutTexte"/>
        <w:numPr>
          <w:ilvl w:val="0"/>
          <w:numId w:val="6"/>
        </w:numPr>
        <w:rPr>
          <w:rFonts w:ascii="Verdana" w:hAnsi="Verdana"/>
          <w:sz w:val="20"/>
          <w:szCs w:val="20"/>
          <w:lang w:val="en-GB"/>
        </w:rPr>
      </w:pPr>
      <w:r>
        <w:rPr>
          <w:rFonts w:ascii="Verdana" w:hAnsi="Verdana"/>
          <w:sz w:val="20"/>
          <w:szCs w:val="20"/>
          <w:lang w:val="en-GB"/>
        </w:rPr>
        <w:t>avoid any discretion on the strategy implementation</w:t>
      </w:r>
      <w:r w:rsidRPr="00ED7B9B">
        <w:rPr>
          <w:rFonts w:ascii="Verdana" w:hAnsi="Verdana"/>
          <w:sz w:val="20"/>
          <w:szCs w:val="20"/>
          <w:lang w:val="en-GB"/>
        </w:rPr>
        <w:t>;</w:t>
      </w:r>
    </w:p>
    <w:p w:rsidR="00095652" w:rsidRDefault="00095652" w:rsidP="00095652">
      <w:pPr>
        <w:pStyle w:val="DbutTexte"/>
        <w:numPr>
          <w:ilvl w:val="0"/>
          <w:numId w:val="6"/>
        </w:numPr>
        <w:rPr>
          <w:rFonts w:ascii="Verdana" w:hAnsi="Verdana"/>
          <w:sz w:val="20"/>
          <w:szCs w:val="20"/>
          <w:lang w:val="en-GB"/>
        </w:rPr>
      </w:pPr>
      <w:r>
        <w:rPr>
          <w:rFonts w:ascii="Verdana" w:hAnsi="Verdana"/>
          <w:sz w:val="20"/>
          <w:szCs w:val="20"/>
          <w:lang w:val="en-GB"/>
        </w:rPr>
        <w:t>give access to customers to a broad range of investment themes and asset classes</w:t>
      </w:r>
    </w:p>
    <w:p w:rsidR="00095652" w:rsidRPr="00ED7B9B" w:rsidRDefault="00095652" w:rsidP="00095652">
      <w:pPr>
        <w:pStyle w:val="DbutTexte"/>
        <w:numPr>
          <w:ilvl w:val="0"/>
          <w:numId w:val="6"/>
        </w:numPr>
        <w:rPr>
          <w:rFonts w:ascii="Verdana" w:hAnsi="Verdana"/>
          <w:sz w:val="20"/>
          <w:szCs w:val="20"/>
          <w:lang w:val="en-GB"/>
        </w:rPr>
      </w:pPr>
      <w:r>
        <w:rPr>
          <w:rFonts w:ascii="Verdana" w:hAnsi="Verdana"/>
          <w:sz w:val="20"/>
          <w:szCs w:val="20"/>
          <w:lang w:val="en-GB"/>
        </w:rPr>
        <w:t>constitute a potential underlying for structured products</w:t>
      </w:r>
    </w:p>
    <w:p w:rsidR="00095652" w:rsidRDefault="00095652"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p>
    <w:p w:rsidR="00FC7F07" w:rsidRPr="00CF26E0" w:rsidRDefault="00FC7F07"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p>
    <w:p w:rsidR="00CF26E0" w:rsidRDefault="00CF26E0"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sidRPr="00CF26E0">
        <w:rPr>
          <w:rFonts w:ascii="Verdana" w:hAnsi="Verdana"/>
          <w:sz w:val="20"/>
          <w:szCs w:val="20"/>
          <w:lang w:val="en-GB"/>
        </w:rPr>
        <w:lastRenderedPageBreak/>
        <w:t>Natixis</w:t>
      </w:r>
      <w:r w:rsidR="00FC7F07">
        <w:rPr>
          <w:rFonts w:ascii="Verdana" w:hAnsi="Verdana"/>
          <w:sz w:val="20"/>
          <w:szCs w:val="20"/>
          <w:lang w:val="en-GB"/>
        </w:rPr>
        <w:t>’ role</w:t>
      </w:r>
      <w:r w:rsidRPr="00CF26E0">
        <w:rPr>
          <w:rFonts w:ascii="Verdana" w:hAnsi="Verdana"/>
          <w:sz w:val="20"/>
          <w:szCs w:val="20"/>
          <w:lang w:val="en-GB"/>
        </w:rPr>
        <w:t xml:space="preserve"> </w:t>
      </w:r>
      <w:r w:rsidR="00714859">
        <w:rPr>
          <w:rFonts w:ascii="Verdana" w:hAnsi="Verdana"/>
          <w:sz w:val="20"/>
          <w:szCs w:val="20"/>
          <w:lang w:val="en-GB"/>
        </w:rPr>
        <w:t>will</w:t>
      </w:r>
      <w:r w:rsidR="00FC7F07">
        <w:rPr>
          <w:rFonts w:ascii="Verdana" w:hAnsi="Verdana"/>
          <w:sz w:val="20"/>
          <w:szCs w:val="20"/>
          <w:lang w:val="en-GB"/>
        </w:rPr>
        <w:t xml:space="preserve"> include</w:t>
      </w:r>
      <w:r>
        <w:rPr>
          <w:rFonts w:ascii="Verdana" w:hAnsi="Verdana"/>
          <w:sz w:val="20"/>
          <w:szCs w:val="20"/>
          <w:lang w:val="en-GB"/>
        </w:rPr>
        <w:t>:</w:t>
      </w:r>
    </w:p>
    <w:p w:rsidR="00095652" w:rsidRDefault="00095652"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 </w:t>
      </w:r>
      <w:r w:rsidR="00FC7F07">
        <w:rPr>
          <w:rFonts w:ascii="Verdana" w:hAnsi="Verdana"/>
          <w:sz w:val="20"/>
          <w:szCs w:val="20"/>
          <w:lang w:val="en-GB"/>
        </w:rPr>
        <w:t xml:space="preserve">In most cases acting as </w:t>
      </w:r>
      <w:r>
        <w:rPr>
          <w:rFonts w:ascii="Verdana" w:hAnsi="Verdana"/>
          <w:sz w:val="20"/>
          <w:szCs w:val="20"/>
          <w:lang w:val="en-GB"/>
        </w:rPr>
        <w:t xml:space="preserve">the index sponsor (systematic strategies designed internally) </w:t>
      </w:r>
    </w:p>
    <w:p w:rsidR="008C24BA" w:rsidRDefault="008C24BA"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w:t>
      </w:r>
      <w:r w:rsidR="00FC7F07">
        <w:rPr>
          <w:rFonts w:ascii="Verdana" w:hAnsi="Verdana"/>
          <w:sz w:val="20"/>
          <w:szCs w:val="20"/>
          <w:lang w:val="en-GB"/>
        </w:rPr>
        <w:t xml:space="preserve"> working</w:t>
      </w:r>
      <w:r>
        <w:rPr>
          <w:rFonts w:ascii="Verdana" w:hAnsi="Verdana"/>
          <w:sz w:val="20"/>
          <w:szCs w:val="20"/>
          <w:lang w:val="en-GB"/>
        </w:rPr>
        <w:t xml:space="preserve"> with external index providers when needed and make sure that the </w:t>
      </w:r>
      <w:r w:rsidR="00FC7F07">
        <w:rPr>
          <w:rFonts w:ascii="Verdana" w:hAnsi="Verdana"/>
          <w:sz w:val="20"/>
          <w:szCs w:val="20"/>
          <w:lang w:val="en-GB"/>
        </w:rPr>
        <w:t xml:space="preserve">corresponding </w:t>
      </w:r>
      <w:r>
        <w:rPr>
          <w:rFonts w:ascii="Verdana" w:hAnsi="Verdana"/>
          <w:sz w:val="20"/>
          <w:szCs w:val="20"/>
          <w:lang w:val="en-GB"/>
        </w:rPr>
        <w:t>indices a</w:t>
      </w:r>
      <w:r w:rsidR="00FC7F07">
        <w:rPr>
          <w:rFonts w:ascii="Verdana" w:hAnsi="Verdana"/>
          <w:sz w:val="20"/>
          <w:szCs w:val="20"/>
          <w:lang w:val="en-GB"/>
        </w:rPr>
        <w:t>re</w:t>
      </w:r>
      <w:r>
        <w:rPr>
          <w:rFonts w:ascii="Verdana" w:hAnsi="Verdana"/>
          <w:sz w:val="20"/>
          <w:szCs w:val="20"/>
          <w:lang w:val="en-GB"/>
        </w:rPr>
        <w:t xml:space="preserve"> replicable</w:t>
      </w:r>
    </w:p>
    <w:p w:rsidR="00CF26E0" w:rsidRDefault="00CF26E0"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w:t>
      </w:r>
      <w:r w:rsidRPr="00CF26E0">
        <w:rPr>
          <w:rFonts w:ascii="Verdana" w:hAnsi="Verdana"/>
          <w:sz w:val="20"/>
          <w:szCs w:val="20"/>
          <w:lang w:val="en-GB"/>
        </w:rPr>
        <w:t xml:space="preserve"> </w:t>
      </w:r>
      <w:r w:rsidR="00714859">
        <w:rPr>
          <w:rFonts w:ascii="Verdana" w:hAnsi="Verdana"/>
          <w:sz w:val="20"/>
          <w:szCs w:val="20"/>
          <w:lang w:val="en-GB"/>
        </w:rPr>
        <w:t>replicate the rule based index and (if needed) the relevant derivative linked to the rule based index</w:t>
      </w:r>
      <w:r w:rsidRPr="00CF26E0">
        <w:rPr>
          <w:rFonts w:ascii="Verdana" w:hAnsi="Verdana"/>
          <w:sz w:val="20"/>
          <w:szCs w:val="20"/>
          <w:lang w:val="en-GB"/>
        </w:rPr>
        <w:t xml:space="preserve"> </w:t>
      </w:r>
    </w:p>
    <w:p w:rsidR="00CF26E0" w:rsidRDefault="00CF26E0"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 </w:t>
      </w:r>
      <w:r w:rsidR="00714859">
        <w:rPr>
          <w:rFonts w:ascii="Verdana" w:hAnsi="Verdana"/>
          <w:sz w:val="20"/>
          <w:szCs w:val="20"/>
          <w:lang w:val="en-GB"/>
        </w:rPr>
        <w:t xml:space="preserve">Publish </w:t>
      </w:r>
      <w:r w:rsidRPr="00CF26E0">
        <w:rPr>
          <w:rFonts w:ascii="Verdana" w:hAnsi="Verdana"/>
          <w:sz w:val="20"/>
          <w:szCs w:val="20"/>
          <w:lang w:val="en-GB"/>
        </w:rPr>
        <w:t xml:space="preserve">a </w:t>
      </w:r>
      <w:r>
        <w:rPr>
          <w:rFonts w:ascii="Verdana" w:hAnsi="Verdana"/>
          <w:sz w:val="20"/>
          <w:szCs w:val="20"/>
          <w:lang w:val="en-GB"/>
        </w:rPr>
        <w:t xml:space="preserve">daily </w:t>
      </w:r>
      <w:r w:rsidRPr="00CF26E0">
        <w:rPr>
          <w:rFonts w:ascii="Verdana" w:hAnsi="Verdana"/>
          <w:sz w:val="20"/>
          <w:szCs w:val="20"/>
          <w:lang w:val="en-GB"/>
        </w:rPr>
        <w:t>valuation of the rule based index</w:t>
      </w:r>
      <w:r>
        <w:rPr>
          <w:rFonts w:ascii="Verdana" w:hAnsi="Verdana"/>
          <w:sz w:val="20"/>
          <w:szCs w:val="20"/>
          <w:lang w:val="en-GB"/>
        </w:rPr>
        <w:t xml:space="preserve"> in Bloomberg or a dedicated website</w:t>
      </w:r>
      <w:r w:rsidRPr="00CF26E0">
        <w:rPr>
          <w:rFonts w:ascii="Verdana" w:hAnsi="Verdana"/>
          <w:sz w:val="20"/>
          <w:szCs w:val="20"/>
          <w:lang w:val="en-GB"/>
        </w:rPr>
        <w:t xml:space="preserve"> </w:t>
      </w:r>
      <w:r w:rsidR="00714859">
        <w:rPr>
          <w:rFonts w:ascii="Verdana" w:hAnsi="Verdana"/>
          <w:sz w:val="20"/>
          <w:szCs w:val="20"/>
          <w:lang w:val="en-GB"/>
        </w:rPr>
        <w:t>(acting in most cases as the Index Publication Agent)</w:t>
      </w:r>
    </w:p>
    <w:p w:rsidR="00CF26E0" w:rsidRDefault="00CF26E0"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 </w:t>
      </w:r>
      <w:r w:rsidR="00714859">
        <w:rPr>
          <w:rFonts w:ascii="Verdana" w:hAnsi="Verdana"/>
          <w:sz w:val="20"/>
          <w:szCs w:val="20"/>
          <w:lang w:val="en-GB"/>
        </w:rPr>
        <w:t>P</w:t>
      </w:r>
      <w:r w:rsidRPr="00CF26E0">
        <w:rPr>
          <w:rFonts w:ascii="Verdana" w:hAnsi="Verdana"/>
          <w:sz w:val="20"/>
          <w:szCs w:val="20"/>
          <w:lang w:val="en-GB"/>
        </w:rPr>
        <w:t xml:space="preserve">rovide periodical </w:t>
      </w:r>
      <w:r>
        <w:rPr>
          <w:rFonts w:ascii="Verdana" w:hAnsi="Verdana"/>
          <w:sz w:val="20"/>
          <w:szCs w:val="20"/>
          <w:lang w:val="en-GB"/>
        </w:rPr>
        <w:t>report</w:t>
      </w:r>
      <w:r w:rsidR="00714859">
        <w:rPr>
          <w:rFonts w:ascii="Verdana" w:hAnsi="Verdana"/>
          <w:sz w:val="20"/>
          <w:szCs w:val="20"/>
          <w:lang w:val="en-GB"/>
        </w:rPr>
        <w:t>s</w:t>
      </w:r>
      <w:r>
        <w:rPr>
          <w:rFonts w:ascii="Verdana" w:hAnsi="Verdana"/>
          <w:sz w:val="20"/>
          <w:szCs w:val="20"/>
          <w:lang w:val="en-GB"/>
        </w:rPr>
        <w:t xml:space="preserve"> </w:t>
      </w:r>
      <w:r w:rsidRPr="00CF26E0">
        <w:rPr>
          <w:rFonts w:ascii="Verdana" w:hAnsi="Verdana"/>
          <w:sz w:val="20"/>
          <w:szCs w:val="20"/>
          <w:lang w:val="en-GB"/>
        </w:rPr>
        <w:t xml:space="preserve">on the </w:t>
      </w:r>
      <w:r>
        <w:rPr>
          <w:rFonts w:ascii="Verdana" w:hAnsi="Verdana"/>
          <w:sz w:val="20"/>
          <w:szCs w:val="20"/>
          <w:lang w:val="en-GB"/>
        </w:rPr>
        <w:t xml:space="preserve">rule based </w:t>
      </w:r>
      <w:r w:rsidRPr="00CF26E0">
        <w:rPr>
          <w:rFonts w:ascii="Verdana" w:hAnsi="Verdana"/>
          <w:sz w:val="20"/>
          <w:szCs w:val="20"/>
          <w:lang w:val="en-GB"/>
        </w:rPr>
        <w:t>index performance</w:t>
      </w:r>
    </w:p>
    <w:p w:rsidR="003D01BA" w:rsidRDefault="003D01BA"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p>
    <w:p w:rsidR="003D01BA" w:rsidRPr="00CF26E0" w:rsidRDefault="003D01BA" w:rsidP="00CF26E0">
      <w:pPr>
        <w:pStyle w:val="NormalWeb"/>
        <w:kinsoku w:val="0"/>
        <w:overflowPunct w:val="0"/>
        <w:spacing w:before="53" w:beforeAutospacing="0" w:after="0" w:afterAutospacing="0"/>
        <w:ind w:left="418"/>
        <w:jc w:val="both"/>
        <w:textAlignment w:val="baseline"/>
        <w:rPr>
          <w:rFonts w:ascii="Verdana" w:hAnsi="Verdana"/>
          <w:sz w:val="20"/>
          <w:szCs w:val="20"/>
          <w:lang w:val="en-GB"/>
        </w:rPr>
      </w:pPr>
      <w:r>
        <w:rPr>
          <w:rFonts w:ascii="Verdana" w:hAnsi="Verdana"/>
          <w:sz w:val="20"/>
          <w:szCs w:val="20"/>
          <w:lang w:val="en-GB"/>
        </w:rPr>
        <w:t xml:space="preserve">As regard to Index Valuation and Publication, it is worth mentioning that </w:t>
      </w:r>
      <w:r w:rsidR="00D916FA">
        <w:rPr>
          <w:rFonts w:ascii="Verdana" w:hAnsi="Verdana"/>
          <w:sz w:val="20"/>
          <w:szCs w:val="20"/>
          <w:lang w:val="en-GB"/>
        </w:rPr>
        <w:t xml:space="preserve">thanks to the commercial activity in Europe, </w:t>
      </w:r>
      <w:r>
        <w:rPr>
          <w:rFonts w:ascii="Verdana" w:hAnsi="Verdana"/>
          <w:sz w:val="20"/>
          <w:szCs w:val="20"/>
          <w:lang w:val="en-GB"/>
        </w:rPr>
        <w:t>Natixis already</w:t>
      </w:r>
      <w:r w:rsidR="00D916FA">
        <w:rPr>
          <w:rFonts w:ascii="Verdana" w:hAnsi="Verdana"/>
          <w:sz w:val="20"/>
          <w:szCs w:val="20"/>
          <w:lang w:val="en-GB"/>
        </w:rPr>
        <w:t xml:space="preserve"> has processes in place in order to</w:t>
      </w:r>
      <w:r>
        <w:rPr>
          <w:rFonts w:ascii="Verdana" w:hAnsi="Verdana"/>
          <w:sz w:val="20"/>
          <w:szCs w:val="20"/>
          <w:lang w:val="en-GB"/>
        </w:rPr>
        <w:t xml:space="preserve"> publishes daily index valuations on both Bloomberg and internet (see </w:t>
      </w:r>
      <w:del w:id="22" w:author="Demoulin Vanessa" w:date="2015-10-07T17:51:00Z">
        <w:r w:rsidDel="00A153D6">
          <w:rPr>
            <w:rFonts w:ascii="Verdana" w:hAnsi="Verdana"/>
            <w:sz w:val="20"/>
            <w:szCs w:val="20"/>
            <w:lang w:val="en-GB"/>
          </w:rPr>
          <w:delText>Exibit</w:delText>
        </w:r>
      </w:del>
      <w:ins w:id="23" w:author="Demoulin Vanessa" w:date="2015-10-07T17:51:00Z">
        <w:r w:rsidR="00A153D6">
          <w:rPr>
            <w:rFonts w:ascii="Verdana" w:hAnsi="Verdana"/>
            <w:sz w:val="20"/>
            <w:szCs w:val="20"/>
            <w:lang w:val="en-GB"/>
          </w:rPr>
          <w:t>Exhibit</w:t>
        </w:r>
      </w:ins>
      <w:r>
        <w:rPr>
          <w:rFonts w:ascii="Verdana" w:hAnsi="Verdana"/>
          <w:sz w:val="20"/>
          <w:szCs w:val="20"/>
          <w:lang w:val="en-GB"/>
        </w:rPr>
        <w:t xml:space="preserve"> 1 </w:t>
      </w:r>
      <w:r w:rsidR="00D916FA">
        <w:rPr>
          <w:rFonts w:ascii="Verdana" w:hAnsi="Verdana"/>
          <w:sz w:val="20"/>
          <w:szCs w:val="20"/>
          <w:lang w:val="en-GB"/>
        </w:rPr>
        <w:t>and 2 at the end of the memo)</w:t>
      </w:r>
    </w:p>
    <w:p w:rsidR="00CF26E0" w:rsidRDefault="00CF26E0" w:rsidP="00C44EE1">
      <w:pPr>
        <w:pStyle w:val="DbutTexte"/>
        <w:ind w:left="360"/>
        <w:rPr>
          <w:rFonts w:ascii="Verdana" w:hAnsi="Verdana"/>
          <w:sz w:val="20"/>
          <w:szCs w:val="20"/>
          <w:lang w:val="en-GB"/>
        </w:rPr>
      </w:pPr>
    </w:p>
    <w:p w:rsidR="00C44EE1" w:rsidRPr="00ED7B9B" w:rsidRDefault="00C44EE1" w:rsidP="00C44EE1">
      <w:pPr>
        <w:pStyle w:val="DbutTexte"/>
        <w:ind w:left="360"/>
        <w:rPr>
          <w:rFonts w:ascii="Verdana" w:hAnsi="Verdana"/>
          <w:sz w:val="20"/>
          <w:szCs w:val="20"/>
          <w:lang w:val="en-GB"/>
        </w:rPr>
      </w:pPr>
    </w:p>
    <w:p w:rsidR="00D9087A" w:rsidRPr="00ED7B9B" w:rsidRDefault="00D9087A" w:rsidP="00D9087A">
      <w:pPr>
        <w:pStyle w:val="DbutTexte"/>
        <w:ind w:left="284"/>
        <w:rPr>
          <w:rFonts w:ascii="Verdana" w:hAnsi="Verdana"/>
          <w:sz w:val="20"/>
          <w:szCs w:val="20"/>
          <w:lang w:val="en-GB"/>
        </w:rPr>
      </w:pPr>
      <w:r w:rsidRPr="00ED7B9B">
        <w:rPr>
          <w:rFonts w:ascii="Verdana" w:hAnsi="Verdana"/>
          <w:sz w:val="20"/>
          <w:szCs w:val="20"/>
          <w:lang w:val="en-GB"/>
        </w:rPr>
        <w:t xml:space="preserve">To be able to issue </w:t>
      </w:r>
      <w:r w:rsidR="00FC7F07">
        <w:rPr>
          <w:rFonts w:ascii="Verdana" w:hAnsi="Verdana"/>
          <w:sz w:val="20"/>
          <w:szCs w:val="20"/>
          <w:lang w:val="en-GB"/>
        </w:rPr>
        <w:t xml:space="preserve">sell </w:t>
      </w:r>
      <w:r w:rsidR="00FC7F07" w:rsidRPr="00FC7F07">
        <w:rPr>
          <w:rFonts w:ascii="Verdana" w:hAnsi="Verdana"/>
          <w:sz w:val="20"/>
          <w:szCs w:val="20"/>
          <w:lang w:val="en-GB"/>
        </w:rPr>
        <w:t>systematic strategies to customers based in USA, Canada and Latin America</w:t>
      </w:r>
      <w:r w:rsidRPr="00ED7B9B">
        <w:rPr>
          <w:rFonts w:ascii="Verdana" w:hAnsi="Verdana"/>
          <w:sz w:val="20"/>
          <w:szCs w:val="20"/>
          <w:lang w:val="en-GB"/>
        </w:rPr>
        <w:t>, an extension of what already exists is necessary:</w:t>
      </w:r>
    </w:p>
    <w:p w:rsidR="00D9087A" w:rsidRPr="00ED7B9B" w:rsidRDefault="00D9087A" w:rsidP="00D9087A">
      <w:pPr>
        <w:pStyle w:val="DbutTexte"/>
        <w:ind w:left="284"/>
        <w:rPr>
          <w:rFonts w:ascii="Verdana" w:hAnsi="Verdana"/>
          <w:sz w:val="20"/>
          <w:szCs w:val="20"/>
          <w:lang w:val="en-GB"/>
        </w:rPr>
      </w:pPr>
    </w:p>
    <w:p w:rsidR="00D9087A" w:rsidRPr="00ED7B9B" w:rsidRDefault="00D9087A" w:rsidP="00637533">
      <w:pPr>
        <w:pStyle w:val="DbutTexte"/>
        <w:numPr>
          <w:ilvl w:val="0"/>
          <w:numId w:val="14"/>
        </w:numPr>
        <w:rPr>
          <w:rFonts w:ascii="Verdana" w:hAnsi="Verdana"/>
          <w:b/>
          <w:sz w:val="20"/>
          <w:szCs w:val="20"/>
          <w:u w:val="single"/>
          <w:lang w:val="en-GB"/>
        </w:rPr>
      </w:pPr>
      <w:r w:rsidRPr="00ED7B9B">
        <w:rPr>
          <w:rFonts w:ascii="Verdana" w:hAnsi="Verdana"/>
          <w:b/>
          <w:sz w:val="20"/>
          <w:szCs w:val="20"/>
          <w:u w:val="single"/>
          <w:lang w:val="en-GB"/>
        </w:rPr>
        <w:t>What does exist:</w:t>
      </w:r>
    </w:p>
    <w:p w:rsidR="00D9087A" w:rsidRDefault="00D9087A" w:rsidP="00D9087A">
      <w:pPr>
        <w:pStyle w:val="DbutTexte"/>
        <w:ind w:left="284"/>
        <w:rPr>
          <w:rFonts w:ascii="Verdana" w:hAnsi="Verdana"/>
          <w:sz w:val="20"/>
          <w:szCs w:val="20"/>
          <w:lang w:val="en-GB"/>
        </w:rPr>
      </w:pPr>
      <w:r w:rsidRPr="00ED7B9B">
        <w:rPr>
          <w:rFonts w:ascii="Verdana" w:hAnsi="Verdana"/>
          <w:sz w:val="20"/>
          <w:szCs w:val="20"/>
          <w:lang w:val="en-GB"/>
        </w:rPr>
        <w:t>Today, further to CNP 09-</w:t>
      </w:r>
      <w:r w:rsidR="00136B01">
        <w:rPr>
          <w:rFonts w:ascii="Verdana" w:hAnsi="Verdana"/>
          <w:sz w:val="20"/>
          <w:szCs w:val="20"/>
          <w:lang w:val="en-GB"/>
        </w:rPr>
        <w:t>30</w:t>
      </w:r>
      <w:r w:rsidRPr="00ED7B9B">
        <w:rPr>
          <w:rFonts w:ascii="Verdana" w:hAnsi="Verdana"/>
          <w:sz w:val="20"/>
          <w:szCs w:val="20"/>
          <w:lang w:val="en-GB"/>
        </w:rPr>
        <w:t xml:space="preserve">, </w:t>
      </w:r>
      <w:r w:rsidR="00FC7F07">
        <w:rPr>
          <w:rFonts w:ascii="Verdana" w:hAnsi="Verdana"/>
          <w:sz w:val="20"/>
          <w:szCs w:val="20"/>
          <w:lang w:val="en-GB"/>
        </w:rPr>
        <w:t>[</w:t>
      </w:r>
      <w:r w:rsidRPr="00ED7B9B">
        <w:rPr>
          <w:rFonts w:ascii="Verdana" w:hAnsi="Verdana"/>
          <w:sz w:val="20"/>
          <w:szCs w:val="20"/>
          <w:lang w:val="en-GB"/>
        </w:rPr>
        <w:t>Equity Markets</w:t>
      </w:r>
      <w:r w:rsidR="00FC7F07">
        <w:rPr>
          <w:rFonts w:ascii="Verdana" w:hAnsi="Verdana"/>
          <w:sz w:val="20"/>
          <w:szCs w:val="20"/>
          <w:lang w:val="en-GB"/>
        </w:rPr>
        <w:t>]</w:t>
      </w:r>
      <w:r w:rsidRPr="00ED7B9B">
        <w:rPr>
          <w:rFonts w:ascii="Verdana" w:hAnsi="Verdana"/>
          <w:sz w:val="20"/>
          <w:szCs w:val="20"/>
          <w:lang w:val="en-GB"/>
        </w:rPr>
        <w:t xml:space="preserve"> </w:t>
      </w:r>
      <w:r w:rsidR="00136B01">
        <w:rPr>
          <w:rFonts w:ascii="Verdana" w:hAnsi="Verdana"/>
          <w:sz w:val="20"/>
          <w:szCs w:val="20"/>
          <w:lang w:val="en-GB"/>
        </w:rPr>
        <w:t>already commercialize and book transactions linked to rule based Indices designed by Natixis (or an external counterparty) to customers based in Europe and Asia.</w:t>
      </w:r>
    </w:p>
    <w:p w:rsidR="00D9087A" w:rsidRPr="00ED7B9B" w:rsidRDefault="00D9087A" w:rsidP="00D9087A">
      <w:pPr>
        <w:pStyle w:val="DbutTexte"/>
        <w:ind w:left="284" w:hanging="348"/>
        <w:rPr>
          <w:rFonts w:ascii="Verdana" w:hAnsi="Verdana"/>
          <w:sz w:val="20"/>
          <w:szCs w:val="20"/>
          <w:lang w:val="en-GB"/>
        </w:rPr>
      </w:pPr>
    </w:p>
    <w:p w:rsidR="00D9087A" w:rsidRPr="00ED7B9B" w:rsidRDefault="00D9087A" w:rsidP="00637533">
      <w:pPr>
        <w:pStyle w:val="DbutTexte"/>
        <w:numPr>
          <w:ilvl w:val="0"/>
          <w:numId w:val="14"/>
        </w:numPr>
        <w:rPr>
          <w:rFonts w:ascii="Verdana" w:hAnsi="Verdana"/>
          <w:b/>
          <w:sz w:val="20"/>
          <w:szCs w:val="20"/>
          <w:lang w:val="en-GB"/>
        </w:rPr>
      </w:pPr>
      <w:r w:rsidRPr="00ED7B9B">
        <w:rPr>
          <w:rFonts w:ascii="Verdana" w:hAnsi="Verdana"/>
          <w:b/>
          <w:sz w:val="20"/>
          <w:szCs w:val="20"/>
          <w:u w:val="single"/>
          <w:lang w:val="en-GB"/>
        </w:rPr>
        <w:t>What is required</w:t>
      </w:r>
      <w:r w:rsidRPr="00ED7B9B">
        <w:rPr>
          <w:rFonts w:ascii="Verdana" w:hAnsi="Verdana"/>
          <w:b/>
          <w:sz w:val="20"/>
          <w:szCs w:val="20"/>
          <w:lang w:val="en-GB"/>
        </w:rPr>
        <w:t>:</w:t>
      </w:r>
    </w:p>
    <w:p w:rsidR="00136B01" w:rsidRDefault="00D9087A" w:rsidP="00136B01">
      <w:pPr>
        <w:pStyle w:val="DbutTexte"/>
        <w:ind w:left="709" w:hanging="348"/>
        <w:rPr>
          <w:rFonts w:ascii="Verdana" w:hAnsi="Verdana"/>
          <w:sz w:val="20"/>
          <w:szCs w:val="20"/>
          <w:lang w:val="en-GB"/>
        </w:rPr>
      </w:pPr>
      <w:r w:rsidRPr="00ED7B9B">
        <w:rPr>
          <w:rFonts w:ascii="Verdana" w:hAnsi="Verdana"/>
          <w:sz w:val="20"/>
          <w:szCs w:val="20"/>
          <w:lang w:val="en-GB"/>
        </w:rPr>
        <w:t xml:space="preserve">The request is </w:t>
      </w:r>
      <w:r w:rsidRPr="00C33294">
        <w:rPr>
          <w:rFonts w:ascii="Verdana" w:hAnsi="Verdana"/>
          <w:b/>
          <w:sz w:val="20"/>
          <w:szCs w:val="20"/>
          <w:lang w:val="en-GB"/>
        </w:rPr>
        <w:t xml:space="preserve">to </w:t>
      </w:r>
      <w:r w:rsidR="003877C5">
        <w:rPr>
          <w:rFonts w:ascii="Verdana" w:hAnsi="Verdana"/>
          <w:b/>
          <w:sz w:val="20"/>
          <w:szCs w:val="20"/>
          <w:lang w:val="en-GB"/>
        </w:rPr>
        <w:t>extend the scope of</w:t>
      </w:r>
      <w:r w:rsidRPr="00C33294">
        <w:rPr>
          <w:rFonts w:ascii="Verdana" w:hAnsi="Verdana"/>
          <w:b/>
          <w:sz w:val="20"/>
          <w:szCs w:val="20"/>
          <w:lang w:val="en-GB"/>
        </w:rPr>
        <w:t xml:space="preserve"> CNP 09-</w:t>
      </w:r>
      <w:r w:rsidR="00136B01" w:rsidRPr="00C33294">
        <w:rPr>
          <w:rFonts w:ascii="Verdana" w:hAnsi="Verdana"/>
          <w:b/>
          <w:sz w:val="20"/>
          <w:szCs w:val="20"/>
          <w:lang w:val="en-GB"/>
        </w:rPr>
        <w:t>30</w:t>
      </w:r>
      <w:r w:rsidRPr="00C33294">
        <w:rPr>
          <w:rFonts w:ascii="Verdana" w:hAnsi="Verdana"/>
          <w:b/>
          <w:sz w:val="20"/>
          <w:szCs w:val="20"/>
          <w:lang w:val="en-GB"/>
        </w:rPr>
        <w:t xml:space="preserve"> </w:t>
      </w:r>
      <w:r w:rsidR="003877C5">
        <w:rPr>
          <w:rFonts w:ascii="Verdana" w:hAnsi="Verdana"/>
          <w:b/>
          <w:sz w:val="20"/>
          <w:szCs w:val="20"/>
          <w:lang w:val="en-GB"/>
        </w:rPr>
        <w:t>to</w:t>
      </w:r>
      <w:r w:rsidR="00136B01" w:rsidRPr="00C33294">
        <w:rPr>
          <w:rFonts w:ascii="Verdana" w:hAnsi="Verdana"/>
          <w:b/>
          <w:sz w:val="20"/>
          <w:szCs w:val="20"/>
          <w:lang w:val="en-GB"/>
        </w:rPr>
        <w:t xml:space="preserve"> customers based in USA, Canada and Latin America</w:t>
      </w:r>
    </w:p>
    <w:p w:rsidR="009E7D83" w:rsidRDefault="009E7D83" w:rsidP="00D9087A">
      <w:pPr>
        <w:pStyle w:val="DbutTexte"/>
        <w:ind w:left="426"/>
        <w:rPr>
          <w:rFonts w:ascii="Verdana" w:hAnsi="Verdana"/>
          <w:sz w:val="20"/>
          <w:szCs w:val="20"/>
          <w:lang w:val="en-GB"/>
        </w:rPr>
      </w:pPr>
    </w:p>
    <w:p w:rsidR="00B827AB" w:rsidRPr="00ED7B9B" w:rsidRDefault="00B827AB" w:rsidP="00D9087A">
      <w:pPr>
        <w:pStyle w:val="DbutTexte"/>
        <w:ind w:left="426"/>
        <w:rPr>
          <w:rFonts w:ascii="Verdana" w:hAnsi="Verdana"/>
          <w:b/>
          <w:sz w:val="20"/>
          <w:szCs w:val="20"/>
          <w:lang w:val="en-GB"/>
        </w:rPr>
      </w:pPr>
    </w:p>
    <w:p w:rsidR="00C44EE1" w:rsidRDefault="00F57E3F" w:rsidP="00D9087A">
      <w:pPr>
        <w:pStyle w:val="DbutTexte"/>
        <w:ind w:left="426"/>
        <w:rPr>
          <w:rFonts w:ascii="Verdana" w:hAnsi="Verdana"/>
          <w:sz w:val="20"/>
          <w:szCs w:val="20"/>
          <w:lang w:val="en-GB"/>
        </w:rPr>
      </w:pPr>
      <w:r>
        <w:rPr>
          <w:rFonts w:ascii="Verdana" w:hAnsi="Verdana"/>
          <w:sz w:val="20"/>
          <w:szCs w:val="20"/>
          <w:lang w:val="en-GB"/>
        </w:rPr>
        <w:t>Moreover, i</w:t>
      </w:r>
      <w:r w:rsidR="00C44EE1" w:rsidRPr="00ED7B9B">
        <w:rPr>
          <w:rFonts w:ascii="Verdana" w:hAnsi="Verdana"/>
          <w:sz w:val="20"/>
          <w:szCs w:val="20"/>
          <w:lang w:val="en-GB"/>
        </w:rPr>
        <w:t>t is worth mentioning that the</w:t>
      </w:r>
      <w:r w:rsidR="006605C3">
        <w:rPr>
          <w:rFonts w:ascii="Verdana" w:hAnsi="Verdana"/>
          <w:sz w:val="20"/>
          <w:szCs w:val="20"/>
          <w:lang w:val="en-GB"/>
        </w:rPr>
        <w:t xml:space="preserve"> </w:t>
      </w:r>
      <w:r w:rsidR="00136B01">
        <w:rPr>
          <w:rFonts w:ascii="Verdana" w:hAnsi="Verdana"/>
          <w:sz w:val="20"/>
          <w:szCs w:val="20"/>
          <w:lang w:val="en-GB"/>
        </w:rPr>
        <w:t>DR</w:t>
      </w:r>
      <w:r w:rsidR="006605C3">
        <w:rPr>
          <w:rFonts w:ascii="Verdana" w:hAnsi="Verdana"/>
          <w:sz w:val="20"/>
          <w:szCs w:val="20"/>
          <w:lang w:val="en-GB"/>
        </w:rPr>
        <w:t>,</w:t>
      </w:r>
      <w:r w:rsidR="00C33294">
        <w:rPr>
          <w:rFonts w:ascii="Verdana" w:hAnsi="Verdana"/>
          <w:sz w:val="20"/>
          <w:szCs w:val="20"/>
          <w:lang w:val="en-GB"/>
        </w:rPr>
        <w:t xml:space="preserve"> the </w:t>
      </w:r>
      <w:r w:rsidR="00136B01">
        <w:rPr>
          <w:rFonts w:ascii="Verdana" w:hAnsi="Verdana"/>
          <w:sz w:val="20"/>
          <w:szCs w:val="20"/>
          <w:lang w:val="en-GB"/>
        </w:rPr>
        <w:t xml:space="preserve"> </w:t>
      </w:r>
      <w:r w:rsidR="00C44EE1" w:rsidRPr="00ED7B9B">
        <w:rPr>
          <w:rFonts w:ascii="Verdana" w:hAnsi="Verdana"/>
          <w:sz w:val="20"/>
          <w:szCs w:val="20"/>
          <w:lang w:val="en-GB"/>
        </w:rPr>
        <w:t xml:space="preserve">legal and compliance departments have already been involved </w:t>
      </w:r>
      <w:r w:rsidR="00C33294">
        <w:rPr>
          <w:rFonts w:ascii="Verdana" w:hAnsi="Verdana"/>
          <w:sz w:val="20"/>
          <w:szCs w:val="20"/>
          <w:lang w:val="en-GB"/>
        </w:rPr>
        <w:t>in transaction</w:t>
      </w:r>
      <w:r w:rsidR="00435A9D">
        <w:rPr>
          <w:rFonts w:ascii="Verdana" w:hAnsi="Verdana"/>
          <w:sz w:val="20"/>
          <w:szCs w:val="20"/>
          <w:lang w:val="en-GB"/>
        </w:rPr>
        <w:t>s</w:t>
      </w:r>
      <w:r w:rsidR="00C33294">
        <w:rPr>
          <w:rFonts w:ascii="Verdana" w:hAnsi="Verdana"/>
          <w:sz w:val="20"/>
          <w:szCs w:val="20"/>
          <w:lang w:val="en-GB"/>
        </w:rPr>
        <w:t xml:space="preserve"> linked to a rule based Index for a US based customers, as far as the 2 ETC </w:t>
      </w:r>
      <w:r w:rsidR="00F0219E">
        <w:rPr>
          <w:rFonts w:ascii="Verdana" w:hAnsi="Verdana"/>
          <w:sz w:val="20"/>
          <w:szCs w:val="20"/>
          <w:lang w:val="en-GB"/>
        </w:rPr>
        <w:t>15-08 AND 15-09</w:t>
      </w:r>
      <w:r w:rsidR="00C33294">
        <w:rPr>
          <w:rFonts w:ascii="Verdana" w:hAnsi="Verdana"/>
          <w:sz w:val="20"/>
          <w:szCs w:val="20"/>
          <w:lang w:val="en-GB"/>
        </w:rPr>
        <w:t xml:space="preserve"> are concerned.</w:t>
      </w:r>
      <w:r w:rsidR="006605C3">
        <w:rPr>
          <w:rFonts w:ascii="Verdana" w:hAnsi="Verdana"/>
          <w:sz w:val="20"/>
          <w:szCs w:val="20"/>
          <w:lang w:val="en-GB"/>
        </w:rPr>
        <w:t xml:space="preserve"> Indeed [</w:t>
      </w:r>
      <w:r w:rsidR="006605C3" w:rsidRPr="00ED7B9B">
        <w:rPr>
          <w:rFonts w:ascii="Verdana" w:hAnsi="Verdana"/>
          <w:sz w:val="20"/>
          <w:szCs w:val="20"/>
          <w:lang w:val="en-GB"/>
        </w:rPr>
        <w:t>Equity Markets</w:t>
      </w:r>
      <w:r w:rsidR="006605C3">
        <w:rPr>
          <w:rFonts w:ascii="Verdana" w:hAnsi="Verdana"/>
          <w:sz w:val="20"/>
          <w:szCs w:val="20"/>
          <w:lang w:val="en-GB"/>
        </w:rPr>
        <w:t>]</w:t>
      </w:r>
      <w:r w:rsidR="006605C3" w:rsidRPr="00ED7B9B">
        <w:rPr>
          <w:rFonts w:ascii="Verdana" w:hAnsi="Verdana"/>
          <w:sz w:val="20"/>
          <w:szCs w:val="20"/>
          <w:lang w:val="en-GB"/>
        </w:rPr>
        <w:t xml:space="preserve"> </w:t>
      </w:r>
      <w:r w:rsidR="006605C3">
        <w:rPr>
          <w:rFonts w:ascii="Verdana" w:hAnsi="Verdana"/>
          <w:sz w:val="20"/>
          <w:szCs w:val="20"/>
          <w:lang w:val="en-GB"/>
        </w:rPr>
        <w:t xml:space="preserve">has been granted </w:t>
      </w:r>
      <w:r w:rsidR="00435A9D">
        <w:rPr>
          <w:rFonts w:ascii="Verdana" w:hAnsi="Verdana"/>
          <w:sz w:val="20"/>
          <w:szCs w:val="20"/>
          <w:lang w:val="en-GB"/>
        </w:rPr>
        <w:t>the right to</w:t>
      </w:r>
      <w:r w:rsidR="006605C3">
        <w:rPr>
          <w:rFonts w:ascii="Verdana" w:hAnsi="Verdana"/>
          <w:sz w:val="20"/>
          <w:szCs w:val="20"/>
          <w:lang w:val="en-GB"/>
        </w:rPr>
        <w:t xml:space="preserve"> transact with a US based customers (insurance company) on an OTC option (vanilla call , 1y or 2y expiry) linked to rule based indices designed </w:t>
      </w:r>
      <w:r w:rsidR="00435A9D">
        <w:rPr>
          <w:rFonts w:ascii="Verdana" w:hAnsi="Verdana"/>
          <w:sz w:val="20"/>
          <w:szCs w:val="20"/>
          <w:lang w:val="en-GB"/>
        </w:rPr>
        <w:t xml:space="preserve">for example by </w:t>
      </w:r>
      <w:r w:rsidR="006605C3">
        <w:rPr>
          <w:rFonts w:ascii="Verdana" w:hAnsi="Verdana"/>
          <w:sz w:val="20"/>
          <w:szCs w:val="20"/>
          <w:lang w:val="en-GB"/>
        </w:rPr>
        <w:t>BNP.</w:t>
      </w:r>
    </w:p>
    <w:p w:rsidR="00F57E3F" w:rsidRDefault="00F57E3F" w:rsidP="00D9087A">
      <w:pPr>
        <w:pStyle w:val="DbutTexte"/>
        <w:ind w:left="426"/>
        <w:rPr>
          <w:rFonts w:ascii="Verdana" w:hAnsi="Verdana"/>
          <w:sz w:val="20"/>
          <w:szCs w:val="20"/>
          <w:lang w:val="en-GB"/>
        </w:rPr>
      </w:pPr>
    </w:p>
    <w:p w:rsidR="006605C3" w:rsidRDefault="00F57E3F" w:rsidP="00D9087A">
      <w:pPr>
        <w:pStyle w:val="DbutTexte"/>
        <w:ind w:left="426"/>
        <w:rPr>
          <w:rFonts w:ascii="Verdana" w:hAnsi="Verdana"/>
          <w:sz w:val="20"/>
          <w:szCs w:val="20"/>
          <w:lang w:val="en-GB"/>
        </w:rPr>
      </w:pPr>
      <w:r>
        <w:rPr>
          <w:rFonts w:ascii="Verdana" w:hAnsi="Verdana"/>
          <w:sz w:val="20"/>
          <w:szCs w:val="20"/>
          <w:lang w:val="en-GB"/>
        </w:rPr>
        <w:t>Lastly</w:t>
      </w:r>
      <w:r w:rsidR="006605C3">
        <w:rPr>
          <w:rFonts w:ascii="Verdana" w:hAnsi="Verdana"/>
          <w:sz w:val="20"/>
          <w:szCs w:val="20"/>
          <w:lang w:val="en-GB"/>
        </w:rPr>
        <w:t>, in the context of preliminary discussions between [Natixis ] and external parties in the context of strategies and related indices branded externally, US legal department was also involved in the process of:</w:t>
      </w:r>
    </w:p>
    <w:p w:rsidR="00F57E3F" w:rsidRDefault="00F57E3F" w:rsidP="00D9087A">
      <w:pPr>
        <w:pStyle w:val="DbutTexte"/>
        <w:ind w:left="426"/>
        <w:rPr>
          <w:rFonts w:ascii="Verdana" w:hAnsi="Verdana"/>
          <w:sz w:val="20"/>
          <w:szCs w:val="20"/>
          <w:lang w:val="en-GB"/>
        </w:rPr>
      </w:pPr>
    </w:p>
    <w:p w:rsidR="006605C3" w:rsidRDefault="006605C3" w:rsidP="00D9087A">
      <w:pPr>
        <w:pStyle w:val="DbutTexte"/>
        <w:ind w:left="426"/>
        <w:rPr>
          <w:rFonts w:ascii="Verdana" w:hAnsi="Verdana"/>
          <w:sz w:val="20"/>
          <w:szCs w:val="20"/>
          <w:lang w:val="en-GB"/>
        </w:rPr>
      </w:pPr>
      <w:r>
        <w:rPr>
          <w:rFonts w:ascii="Verdana" w:hAnsi="Verdana"/>
          <w:sz w:val="20"/>
          <w:szCs w:val="20"/>
          <w:lang w:val="en-GB"/>
        </w:rPr>
        <w:t>-NDA signed between [</w:t>
      </w:r>
      <w:r w:rsidR="00F57E3F">
        <w:rPr>
          <w:rFonts w:ascii="Verdana" w:hAnsi="Verdana"/>
          <w:sz w:val="20"/>
          <w:szCs w:val="20"/>
          <w:lang w:val="en-GB"/>
        </w:rPr>
        <w:t>Natixis, New York Branch</w:t>
      </w:r>
      <w:r>
        <w:rPr>
          <w:rFonts w:ascii="Verdana" w:hAnsi="Verdana"/>
          <w:sz w:val="20"/>
          <w:szCs w:val="20"/>
          <w:lang w:val="en-GB"/>
        </w:rPr>
        <w:t>] and AlphaSimplex (NGAM affiliate)</w:t>
      </w:r>
    </w:p>
    <w:p w:rsidR="006605C3" w:rsidRDefault="006605C3" w:rsidP="006605C3">
      <w:pPr>
        <w:pStyle w:val="DbutTexte"/>
        <w:ind w:left="426"/>
        <w:rPr>
          <w:rFonts w:ascii="Verdana" w:hAnsi="Verdana"/>
          <w:sz w:val="20"/>
          <w:szCs w:val="20"/>
          <w:lang w:val="en-GB"/>
        </w:rPr>
      </w:pPr>
      <w:r>
        <w:rPr>
          <w:rFonts w:ascii="Verdana" w:hAnsi="Verdana"/>
          <w:sz w:val="20"/>
          <w:szCs w:val="20"/>
          <w:lang w:val="en-GB"/>
        </w:rPr>
        <w:t>-NDA signed between [</w:t>
      </w:r>
      <w:r w:rsidR="00F57E3F">
        <w:rPr>
          <w:rFonts w:ascii="Verdana" w:hAnsi="Verdana"/>
          <w:sz w:val="20"/>
          <w:szCs w:val="20"/>
          <w:lang w:val="en-GB"/>
        </w:rPr>
        <w:t>Natixis, New York Branch</w:t>
      </w:r>
      <w:r>
        <w:rPr>
          <w:rFonts w:ascii="Verdana" w:hAnsi="Verdana"/>
          <w:sz w:val="20"/>
          <w:szCs w:val="20"/>
          <w:lang w:val="en-GB"/>
        </w:rPr>
        <w:t>] and Gateway (NGAM affiliate)</w:t>
      </w:r>
    </w:p>
    <w:p w:rsidR="006605C3" w:rsidRDefault="006605C3" w:rsidP="006605C3">
      <w:pPr>
        <w:pStyle w:val="DbutTexte"/>
        <w:ind w:left="426"/>
        <w:rPr>
          <w:rFonts w:ascii="Verdana" w:hAnsi="Verdana"/>
          <w:sz w:val="20"/>
          <w:szCs w:val="20"/>
          <w:lang w:val="en-GB"/>
        </w:rPr>
      </w:pPr>
      <w:r>
        <w:rPr>
          <w:rFonts w:ascii="Verdana" w:hAnsi="Verdana"/>
          <w:sz w:val="20"/>
          <w:szCs w:val="20"/>
          <w:lang w:val="en-GB"/>
        </w:rPr>
        <w:t>-Letter of intent signed between [</w:t>
      </w:r>
      <w:r w:rsidR="00F57E3F">
        <w:rPr>
          <w:rFonts w:ascii="Verdana" w:hAnsi="Verdana"/>
          <w:sz w:val="20"/>
          <w:szCs w:val="20"/>
          <w:lang w:val="en-GB"/>
        </w:rPr>
        <w:t>Natixis North America LLC</w:t>
      </w:r>
      <w:r>
        <w:rPr>
          <w:rFonts w:ascii="Verdana" w:hAnsi="Verdana"/>
          <w:sz w:val="20"/>
          <w:szCs w:val="20"/>
          <w:lang w:val="en-GB"/>
        </w:rPr>
        <w:t>] and Wilshire (Major consultant, index provider and asset manager in the US)</w:t>
      </w:r>
    </w:p>
    <w:p w:rsidR="00C33294" w:rsidRDefault="00C33294" w:rsidP="00D9087A">
      <w:pPr>
        <w:pStyle w:val="DbutTexte"/>
        <w:ind w:left="426"/>
        <w:rPr>
          <w:rFonts w:ascii="Verdana" w:hAnsi="Verdana"/>
          <w:sz w:val="20"/>
          <w:szCs w:val="20"/>
          <w:lang w:val="en-GB"/>
        </w:rPr>
      </w:pPr>
    </w:p>
    <w:p w:rsidR="00C33294" w:rsidRPr="00ED7B9B" w:rsidRDefault="00C33294" w:rsidP="00D9087A">
      <w:pPr>
        <w:pStyle w:val="DbutTexte"/>
        <w:ind w:left="426"/>
        <w:rPr>
          <w:rFonts w:ascii="Verdana" w:hAnsi="Verdana"/>
          <w:sz w:val="20"/>
          <w:szCs w:val="20"/>
          <w:lang w:val="en-GB"/>
        </w:rPr>
      </w:pPr>
    </w:p>
    <w:p w:rsidR="00B35BF6" w:rsidRDefault="00B35BF6">
      <w:pPr>
        <w:rPr>
          <w:lang w:val="en-GB"/>
        </w:rPr>
      </w:pPr>
    </w:p>
    <w:p w:rsidR="00596AED" w:rsidRDefault="00596AED">
      <w:pPr>
        <w:rPr>
          <w:lang w:val="en-GB"/>
        </w:rPr>
      </w:pPr>
    </w:p>
    <w:p w:rsidR="00596AED" w:rsidRDefault="00596AED">
      <w:pPr>
        <w:rPr>
          <w:lang w:val="en-GB"/>
        </w:rPr>
      </w:pPr>
    </w:p>
    <w:p w:rsidR="00596AED" w:rsidRDefault="00596AED">
      <w:pPr>
        <w:rPr>
          <w:lang w:val="en-GB"/>
        </w:rPr>
      </w:pPr>
    </w:p>
    <w:p w:rsidR="00596AED" w:rsidRDefault="00596AED">
      <w:pPr>
        <w:rPr>
          <w:lang w:val="en-GB"/>
        </w:rPr>
      </w:pPr>
    </w:p>
    <w:p w:rsidR="00921B31" w:rsidRPr="00ED7B9B" w:rsidRDefault="001558F8" w:rsidP="00637533">
      <w:pPr>
        <w:pStyle w:val="DbutTexte"/>
        <w:numPr>
          <w:ilvl w:val="1"/>
          <w:numId w:val="13"/>
        </w:numPr>
        <w:rPr>
          <w:rFonts w:ascii="Verdana" w:hAnsi="Verdana"/>
          <w:i/>
          <w:sz w:val="20"/>
          <w:szCs w:val="20"/>
          <w:lang w:val="en-GB"/>
        </w:rPr>
      </w:pPr>
      <w:r w:rsidRPr="00ED7B9B">
        <w:rPr>
          <w:rFonts w:ascii="Verdana" w:hAnsi="Verdana"/>
          <w:i/>
          <w:sz w:val="20"/>
          <w:szCs w:val="20"/>
          <w:lang w:val="en-GB"/>
        </w:rPr>
        <w:lastRenderedPageBreak/>
        <w:t>Business positioning</w:t>
      </w:r>
    </w:p>
    <w:p w:rsidR="00180DEC" w:rsidRPr="00ED7B9B" w:rsidRDefault="00180DEC" w:rsidP="00E03D7A">
      <w:pPr>
        <w:pStyle w:val="DbutTexte"/>
        <w:ind w:left="360"/>
        <w:rPr>
          <w:rFonts w:ascii="Verdana" w:hAnsi="Verdana"/>
          <w:sz w:val="20"/>
          <w:szCs w:val="20"/>
          <w:lang w:val="en-GB"/>
        </w:rPr>
      </w:pPr>
    </w:p>
    <w:p w:rsidR="00921B31" w:rsidRPr="00ED7B9B" w:rsidRDefault="001558F8" w:rsidP="00637533">
      <w:pPr>
        <w:pStyle w:val="DbutTexte"/>
        <w:numPr>
          <w:ilvl w:val="2"/>
          <w:numId w:val="13"/>
        </w:numPr>
        <w:rPr>
          <w:rFonts w:ascii="Verdana" w:hAnsi="Verdana"/>
          <w:sz w:val="20"/>
          <w:szCs w:val="20"/>
          <w:lang w:val="en-GB"/>
        </w:rPr>
      </w:pPr>
      <w:r w:rsidRPr="00ED7B9B">
        <w:rPr>
          <w:rFonts w:ascii="Verdana" w:hAnsi="Verdana"/>
          <w:sz w:val="20"/>
          <w:szCs w:val="20"/>
          <w:lang w:val="en-GB"/>
        </w:rPr>
        <w:t>Target clientele</w:t>
      </w:r>
    </w:p>
    <w:p w:rsidR="00D57C2B" w:rsidRPr="00ED7B9B" w:rsidRDefault="00D57C2B" w:rsidP="00921B31">
      <w:pPr>
        <w:pStyle w:val="DbutTexte"/>
        <w:ind w:left="1419"/>
        <w:rPr>
          <w:rFonts w:ascii="Verdana" w:hAnsi="Verdana"/>
          <w:sz w:val="20"/>
          <w:szCs w:val="20"/>
          <w:lang w:val="en-GB"/>
        </w:rPr>
      </w:pPr>
    </w:p>
    <w:p w:rsidR="00921B31" w:rsidRPr="00ED7B9B" w:rsidRDefault="00921B31" w:rsidP="00921B31">
      <w:pPr>
        <w:pStyle w:val="DbutTexte"/>
        <w:ind w:left="1419"/>
        <w:rPr>
          <w:rFonts w:ascii="Verdana" w:hAnsi="Verdana"/>
          <w:sz w:val="20"/>
          <w:szCs w:val="20"/>
          <w:lang w:val="en-GB"/>
        </w:rPr>
      </w:pPr>
      <w:r w:rsidRPr="00ED7B9B">
        <w:rPr>
          <w:rFonts w:ascii="Verdana" w:hAnsi="Verdana"/>
          <w:sz w:val="20"/>
          <w:szCs w:val="20"/>
          <w:lang w:val="en-GB"/>
        </w:rPr>
        <w:t>Th</w:t>
      </w:r>
      <w:r w:rsidR="00C33294">
        <w:rPr>
          <w:rFonts w:ascii="Verdana" w:hAnsi="Verdana"/>
          <w:sz w:val="20"/>
          <w:szCs w:val="20"/>
          <w:lang w:val="en-GB"/>
        </w:rPr>
        <w:t>e</w:t>
      </w:r>
      <w:r w:rsidRPr="00ED7B9B">
        <w:rPr>
          <w:rFonts w:ascii="Verdana" w:hAnsi="Verdana"/>
          <w:sz w:val="20"/>
          <w:szCs w:val="20"/>
          <w:lang w:val="en-GB"/>
        </w:rPr>
        <w:t xml:space="preserve"> product is dedicated to inve</w:t>
      </w:r>
      <w:r w:rsidR="00341A6C" w:rsidRPr="00ED7B9B">
        <w:rPr>
          <w:rFonts w:ascii="Verdana" w:hAnsi="Verdana"/>
          <w:sz w:val="20"/>
          <w:szCs w:val="20"/>
          <w:lang w:val="en-GB"/>
        </w:rPr>
        <w:t>stors (and investment advi</w:t>
      </w:r>
      <w:r w:rsidR="001558F8" w:rsidRPr="00ED7B9B">
        <w:rPr>
          <w:rFonts w:ascii="Verdana" w:hAnsi="Verdana"/>
          <w:sz w:val="20"/>
          <w:szCs w:val="20"/>
          <w:lang w:val="en-GB"/>
        </w:rPr>
        <w:t>sors), IFA, Private Banks, Fami</w:t>
      </w:r>
      <w:r w:rsidR="00341A6C" w:rsidRPr="00ED7B9B">
        <w:rPr>
          <w:rFonts w:ascii="Verdana" w:hAnsi="Verdana"/>
          <w:sz w:val="20"/>
          <w:szCs w:val="20"/>
          <w:lang w:val="en-GB"/>
        </w:rPr>
        <w:t>ly Offices, Pension Funds</w:t>
      </w:r>
      <w:r w:rsidR="00C33294">
        <w:rPr>
          <w:rFonts w:ascii="Verdana" w:hAnsi="Verdana"/>
          <w:sz w:val="20"/>
          <w:szCs w:val="20"/>
          <w:lang w:val="en-GB"/>
        </w:rPr>
        <w:t>, Endowment</w:t>
      </w:r>
      <w:r w:rsidR="00341A6C" w:rsidRPr="00ED7B9B">
        <w:rPr>
          <w:rFonts w:ascii="Verdana" w:hAnsi="Verdana"/>
          <w:sz w:val="20"/>
          <w:szCs w:val="20"/>
          <w:lang w:val="en-GB"/>
        </w:rPr>
        <w:t xml:space="preserve"> </w:t>
      </w:r>
      <w:r w:rsidR="00F57E3F">
        <w:rPr>
          <w:rFonts w:ascii="Verdana" w:hAnsi="Verdana"/>
          <w:sz w:val="20"/>
          <w:szCs w:val="20"/>
          <w:lang w:val="en-GB"/>
        </w:rPr>
        <w:t>and</w:t>
      </w:r>
      <w:r w:rsidR="00341A6C" w:rsidRPr="00ED7B9B">
        <w:rPr>
          <w:rFonts w:ascii="Verdana" w:hAnsi="Verdana"/>
          <w:sz w:val="20"/>
          <w:szCs w:val="20"/>
          <w:lang w:val="en-GB"/>
        </w:rPr>
        <w:t xml:space="preserve"> Insur</w:t>
      </w:r>
      <w:r w:rsidR="00F57E3F">
        <w:rPr>
          <w:rFonts w:ascii="Verdana" w:hAnsi="Verdana"/>
          <w:sz w:val="20"/>
          <w:szCs w:val="20"/>
          <w:lang w:val="en-GB"/>
        </w:rPr>
        <w:t>ance companies</w:t>
      </w:r>
      <w:r w:rsidR="00341A6C" w:rsidRPr="00ED7B9B">
        <w:rPr>
          <w:rFonts w:ascii="Verdana" w:hAnsi="Verdana"/>
          <w:sz w:val="20"/>
          <w:szCs w:val="20"/>
          <w:lang w:val="en-GB"/>
        </w:rPr>
        <w:t>.</w:t>
      </w:r>
    </w:p>
    <w:p w:rsidR="007F7B97" w:rsidRPr="00ED7B9B" w:rsidRDefault="007F7B97" w:rsidP="00921B31">
      <w:pPr>
        <w:pStyle w:val="DbutTexte"/>
        <w:ind w:left="1419"/>
        <w:rPr>
          <w:rFonts w:ascii="Verdana" w:hAnsi="Verdana"/>
          <w:sz w:val="20"/>
          <w:szCs w:val="20"/>
          <w:lang w:val="en-GB"/>
        </w:rPr>
      </w:pPr>
      <w:r w:rsidRPr="00ED7B9B">
        <w:rPr>
          <w:rFonts w:ascii="Verdana" w:hAnsi="Verdana"/>
          <w:sz w:val="20"/>
          <w:szCs w:val="20"/>
          <w:lang w:val="en-GB"/>
        </w:rPr>
        <w:t xml:space="preserve">Geographically, first countries would be </w:t>
      </w:r>
      <w:r w:rsidR="00C33294">
        <w:rPr>
          <w:rFonts w:ascii="Verdana" w:hAnsi="Verdana"/>
          <w:sz w:val="20"/>
          <w:szCs w:val="20"/>
          <w:lang w:val="en-GB"/>
        </w:rPr>
        <w:t xml:space="preserve">USA, </w:t>
      </w:r>
      <w:r w:rsidRPr="00ED7B9B">
        <w:rPr>
          <w:rFonts w:ascii="Verdana" w:hAnsi="Verdana"/>
          <w:sz w:val="20"/>
          <w:szCs w:val="20"/>
          <w:lang w:val="en-GB"/>
        </w:rPr>
        <w:t xml:space="preserve">but interests </w:t>
      </w:r>
      <w:r w:rsidR="00180DEC" w:rsidRPr="00ED7B9B">
        <w:rPr>
          <w:rFonts w:ascii="Verdana" w:hAnsi="Verdana"/>
          <w:sz w:val="20"/>
          <w:szCs w:val="20"/>
          <w:lang w:val="en-GB"/>
        </w:rPr>
        <w:t xml:space="preserve">have been heard coming </w:t>
      </w:r>
      <w:r w:rsidR="00C33294">
        <w:rPr>
          <w:rFonts w:ascii="Verdana" w:hAnsi="Verdana"/>
          <w:sz w:val="20"/>
          <w:szCs w:val="20"/>
          <w:lang w:val="en-GB"/>
        </w:rPr>
        <w:t xml:space="preserve">from </w:t>
      </w:r>
      <w:r w:rsidRPr="00ED7B9B">
        <w:rPr>
          <w:rFonts w:ascii="Verdana" w:hAnsi="Verdana"/>
          <w:sz w:val="20"/>
          <w:szCs w:val="20"/>
          <w:lang w:val="en-GB"/>
        </w:rPr>
        <w:t>Lat</w:t>
      </w:r>
      <w:r w:rsidR="00C33294">
        <w:rPr>
          <w:rFonts w:ascii="Verdana" w:hAnsi="Verdana"/>
          <w:sz w:val="20"/>
          <w:szCs w:val="20"/>
          <w:lang w:val="en-GB"/>
        </w:rPr>
        <w:t>in A</w:t>
      </w:r>
      <w:r w:rsidRPr="00ED7B9B">
        <w:rPr>
          <w:rFonts w:ascii="Verdana" w:hAnsi="Verdana"/>
          <w:sz w:val="20"/>
          <w:szCs w:val="20"/>
          <w:lang w:val="en-GB"/>
        </w:rPr>
        <w:t>m</w:t>
      </w:r>
      <w:r w:rsidR="00C33294">
        <w:rPr>
          <w:rFonts w:ascii="Verdana" w:hAnsi="Verdana"/>
          <w:sz w:val="20"/>
          <w:szCs w:val="20"/>
          <w:lang w:val="en-GB"/>
        </w:rPr>
        <w:t>erica</w:t>
      </w:r>
      <w:r w:rsidR="00180DEC" w:rsidRPr="00ED7B9B">
        <w:rPr>
          <w:rFonts w:ascii="Verdana" w:hAnsi="Verdana"/>
          <w:sz w:val="20"/>
          <w:szCs w:val="20"/>
          <w:lang w:val="en-GB"/>
        </w:rPr>
        <w:t xml:space="preserve"> </w:t>
      </w:r>
      <w:r w:rsidR="00F57E3F">
        <w:rPr>
          <w:rFonts w:ascii="Verdana" w:hAnsi="Verdana"/>
          <w:sz w:val="20"/>
          <w:szCs w:val="20"/>
          <w:lang w:val="en-GB"/>
        </w:rPr>
        <w:t xml:space="preserve">and Canada </w:t>
      </w:r>
      <w:r w:rsidR="00C33294">
        <w:rPr>
          <w:rFonts w:ascii="Verdana" w:hAnsi="Verdana"/>
          <w:sz w:val="20"/>
          <w:szCs w:val="20"/>
          <w:lang w:val="en-GB"/>
        </w:rPr>
        <w:t>as well.</w:t>
      </w:r>
    </w:p>
    <w:p w:rsidR="000420F9" w:rsidRPr="00ED7B9B" w:rsidRDefault="000420F9" w:rsidP="00921B31">
      <w:pPr>
        <w:pStyle w:val="DbutTexte"/>
        <w:ind w:left="1419"/>
        <w:rPr>
          <w:rFonts w:ascii="Verdana" w:hAnsi="Verdana"/>
          <w:sz w:val="20"/>
          <w:szCs w:val="20"/>
          <w:lang w:val="en-GB"/>
        </w:rPr>
      </w:pPr>
    </w:p>
    <w:p w:rsidR="00921B31" w:rsidRPr="00ED7B9B" w:rsidRDefault="001558F8" w:rsidP="00637533">
      <w:pPr>
        <w:pStyle w:val="DbutTexte"/>
        <w:numPr>
          <w:ilvl w:val="2"/>
          <w:numId w:val="13"/>
        </w:numPr>
        <w:rPr>
          <w:rFonts w:ascii="Verdana" w:hAnsi="Verdana"/>
          <w:sz w:val="20"/>
          <w:szCs w:val="20"/>
          <w:lang w:val="en-GB"/>
        </w:rPr>
      </w:pPr>
      <w:r w:rsidRPr="00ED7B9B">
        <w:rPr>
          <w:rFonts w:ascii="Verdana" w:hAnsi="Verdana"/>
          <w:sz w:val="20"/>
          <w:szCs w:val="20"/>
          <w:lang w:val="en-GB"/>
        </w:rPr>
        <w:t>Competiti</w:t>
      </w:r>
      <w:r w:rsidR="00D57C2B" w:rsidRPr="00ED7B9B">
        <w:rPr>
          <w:rFonts w:ascii="Verdana" w:hAnsi="Verdana"/>
          <w:sz w:val="20"/>
          <w:szCs w:val="20"/>
          <w:lang w:val="en-GB"/>
        </w:rPr>
        <w:t>on</w:t>
      </w:r>
      <w:r w:rsidRPr="00ED7B9B">
        <w:rPr>
          <w:rFonts w:ascii="Verdana" w:hAnsi="Verdana"/>
          <w:sz w:val="20"/>
          <w:szCs w:val="20"/>
          <w:lang w:val="en-GB"/>
        </w:rPr>
        <w:t xml:space="preserve"> positioning</w:t>
      </w:r>
    </w:p>
    <w:p w:rsidR="00D57C2B" w:rsidRDefault="00D57C2B" w:rsidP="00921B31">
      <w:pPr>
        <w:pStyle w:val="DbutTexte"/>
        <w:ind w:left="1419"/>
        <w:rPr>
          <w:rFonts w:ascii="Verdana" w:hAnsi="Verdana"/>
          <w:sz w:val="20"/>
          <w:szCs w:val="20"/>
          <w:lang w:val="en-GB"/>
        </w:rPr>
      </w:pPr>
    </w:p>
    <w:p w:rsidR="00921B31" w:rsidRDefault="00C33294" w:rsidP="00921B31">
      <w:pPr>
        <w:pStyle w:val="DbutTexte"/>
        <w:ind w:left="1419"/>
        <w:rPr>
          <w:rFonts w:ascii="Verdana" w:hAnsi="Verdana"/>
          <w:sz w:val="20"/>
          <w:szCs w:val="20"/>
          <w:lang w:val="en-GB"/>
        </w:rPr>
      </w:pPr>
      <w:r>
        <w:rPr>
          <w:rFonts w:ascii="Verdana" w:hAnsi="Verdana"/>
          <w:sz w:val="20"/>
          <w:szCs w:val="20"/>
          <w:lang w:val="en-GB"/>
        </w:rPr>
        <w:t>Americas based investors are already purchasing investment linked to rule based indices coming from our main competitors, including:</w:t>
      </w:r>
      <w:r w:rsidR="00921B31" w:rsidRPr="00ED7B9B">
        <w:rPr>
          <w:rFonts w:ascii="Verdana" w:hAnsi="Verdana"/>
          <w:sz w:val="20"/>
          <w:szCs w:val="20"/>
          <w:lang w:val="en-GB"/>
        </w:rPr>
        <w:t xml:space="preserve"> </w:t>
      </w:r>
      <w:r>
        <w:rPr>
          <w:rFonts w:ascii="Verdana" w:hAnsi="Verdana"/>
          <w:sz w:val="20"/>
          <w:szCs w:val="20"/>
          <w:lang w:val="en-GB"/>
        </w:rPr>
        <w:t>SG, BNP, Morgan Stanley, BOA, Goldman Sachs, Deutsche Bank, Credit Suisse, Citi, Barclays</w:t>
      </w:r>
      <w:r w:rsidR="00D56786">
        <w:rPr>
          <w:rFonts w:ascii="Verdana" w:hAnsi="Verdana"/>
          <w:sz w:val="20"/>
          <w:szCs w:val="20"/>
          <w:lang w:val="en-GB"/>
        </w:rPr>
        <w:t>, JP Morgan</w:t>
      </w:r>
    </w:p>
    <w:p w:rsidR="00C33294" w:rsidRDefault="00C33294" w:rsidP="00921B31">
      <w:pPr>
        <w:pStyle w:val="DbutTexte"/>
        <w:ind w:left="1419"/>
        <w:rPr>
          <w:rFonts w:ascii="Verdana" w:hAnsi="Verdana"/>
          <w:sz w:val="20"/>
          <w:szCs w:val="20"/>
          <w:lang w:val="en-GB"/>
        </w:rPr>
      </w:pPr>
    </w:p>
    <w:p w:rsidR="00C33294" w:rsidRPr="00ED7B9B" w:rsidRDefault="00C33294" w:rsidP="00921B31">
      <w:pPr>
        <w:pStyle w:val="DbutTexte"/>
        <w:ind w:left="1419"/>
        <w:rPr>
          <w:rFonts w:ascii="Verdana" w:hAnsi="Verdana"/>
          <w:sz w:val="20"/>
          <w:szCs w:val="20"/>
          <w:lang w:val="en-GB"/>
        </w:rPr>
      </w:pPr>
      <w:r>
        <w:rPr>
          <w:rFonts w:ascii="Verdana" w:hAnsi="Verdana"/>
          <w:sz w:val="20"/>
          <w:szCs w:val="20"/>
          <w:lang w:val="en-GB"/>
        </w:rPr>
        <w:t>Natixis needs t</w:t>
      </w:r>
      <w:r w:rsidR="00F57E3F">
        <w:rPr>
          <w:rFonts w:ascii="Verdana" w:hAnsi="Verdana"/>
          <w:sz w:val="20"/>
          <w:szCs w:val="20"/>
          <w:lang w:val="en-GB"/>
        </w:rPr>
        <w:t>o catch up with the competition and grab some market shares.</w:t>
      </w:r>
    </w:p>
    <w:p w:rsidR="00921B31" w:rsidRPr="00ED7B9B" w:rsidRDefault="00921B31" w:rsidP="00921B31">
      <w:pPr>
        <w:pStyle w:val="DbutTexte"/>
        <w:ind w:left="1419"/>
        <w:rPr>
          <w:rFonts w:ascii="Verdana" w:hAnsi="Verdana"/>
          <w:sz w:val="20"/>
          <w:szCs w:val="20"/>
          <w:lang w:val="en-GB"/>
        </w:rPr>
      </w:pPr>
    </w:p>
    <w:p w:rsidR="00D9087A" w:rsidRPr="00ED7B9B" w:rsidRDefault="00D9087A">
      <w:pPr>
        <w:rPr>
          <w:lang w:val="en-GB"/>
        </w:rPr>
      </w:pPr>
    </w:p>
    <w:p w:rsidR="00921B31" w:rsidRPr="00ED7B9B" w:rsidRDefault="001558F8" w:rsidP="00637533">
      <w:pPr>
        <w:pStyle w:val="DbutTexte"/>
        <w:numPr>
          <w:ilvl w:val="0"/>
          <w:numId w:val="13"/>
        </w:numPr>
        <w:rPr>
          <w:rFonts w:ascii="Verdana" w:hAnsi="Verdana"/>
          <w:b/>
          <w:sz w:val="20"/>
          <w:szCs w:val="20"/>
          <w:u w:val="single"/>
          <w:lang w:val="en-GB"/>
        </w:rPr>
      </w:pPr>
      <w:r w:rsidRPr="00ED7B9B">
        <w:rPr>
          <w:rFonts w:ascii="Verdana" w:hAnsi="Verdana"/>
          <w:b/>
          <w:sz w:val="20"/>
          <w:szCs w:val="20"/>
          <w:u w:val="single"/>
          <w:lang w:val="en-GB"/>
        </w:rPr>
        <w:t>Product management</w:t>
      </w:r>
    </w:p>
    <w:p w:rsidR="00180DEC" w:rsidRPr="00ED7B9B" w:rsidRDefault="00180DEC" w:rsidP="00E03D7A">
      <w:pPr>
        <w:pStyle w:val="DbutTexte"/>
        <w:ind w:left="0"/>
        <w:rPr>
          <w:rFonts w:ascii="Verdana" w:hAnsi="Verdana"/>
          <w:b/>
          <w:sz w:val="20"/>
          <w:szCs w:val="20"/>
          <w:u w:val="single"/>
          <w:lang w:val="en-GB"/>
        </w:rPr>
      </w:pPr>
    </w:p>
    <w:p w:rsidR="00921B31" w:rsidRPr="00ED7B9B" w:rsidRDefault="001558F8" w:rsidP="00637533">
      <w:pPr>
        <w:pStyle w:val="DbutTexte"/>
        <w:numPr>
          <w:ilvl w:val="1"/>
          <w:numId w:val="13"/>
        </w:numPr>
        <w:rPr>
          <w:rFonts w:ascii="Verdana" w:hAnsi="Verdana"/>
          <w:i/>
          <w:sz w:val="20"/>
          <w:szCs w:val="20"/>
          <w:lang w:val="en-GB"/>
        </w:rPr>
      </w:pPr>
      <w:r w:rsidRPr="00ED7B9B">
        <w:rPr>
          <w:rFonts w:ascii="Verdana" w:hAnsi="Verdana"/>
          <w:i/>
          <w:sz w:val="20"/>
          <w:szCs w:val="20"/>
          <w:lang w:val="en-GB"/>
        </w:rPr>
        <w:t>Organization</w:t>
      </w:r>
    </w:p>
    <w:p w:rsidR="00180DEC" w:rsidRPr="00ED7B9B" w:rsidRDefault="00180DEC" w:rsidP="00E03D7A">
      <w:pPr>
        <w:pStyle w:val="DbutTexte"/>
        <w:ind w:left="360"/>
        <w:rPr>
          <w:rFonts w:ascii="Verdana" w:hAnsi="Verdana"/>
          <w:sz w:val="20"/>
          <w:szCs w:val="20"/>
          <w:lang w:val="en-GB"/>
        </w:rPr>
      </w:pPr>
    </w:p>
    <w:p w:rsidR="00921B31" w:rsidRPr="00ED7B9B" w:rsidRDefault="00921B31" w:rsidP="00637533">
      <w:pPr>
        <w:pStyle w:val="DbutTexte"/>
        <w:numPr>
          <w:ilvl w:val="2"/>
          <w:numId w:val="13"/>
        </w:numPr>
        <w:rPr>
          <w:rFonts w:ascii="Verdana" w:hAnsi="Verdana"/>
          <w:sz w:val="20"/>
          <w:szCs w:val="20"/>
          <w:lang w:val="en-GB"/>
        </w:rPr>
      </w:pPr>
      <w:r w:rsidRPr="00ED7B9B">
        <w:rPr>
          <w:rFonts w:ascii="Verdana" w:hAnsi="Verdana"/>
          <w:sz w:val="20"/>
          <w:szCs w:val="20"/>
          <w:lang w:val="en-GB"/>
        </w:rPr>
        <w:t>M</w:t>
      </w:r>
      <w:r w:rsidR="001558F8" w:rsidRPr="00ED7B9B">
        <w:rPr>
          <w:rFonts w:ascii="Verdana" w:hAnsi="Verdana"/>
          <w:sz w:val="20"/>
          <w:szCs w:val="20"/>
          <w:lang w:val="en-GB"/>
        </w:rPr>
        <w:t>anagement procedures (dedicated teams, impacted entities…)</w:t>
      </w:r>
    </w:p>
    <w:p w:rsidR="001558F8" w:rsidRPr="00ED7B9B" w:rsidRDefault="001558F8" w:rsidP="001558F8">
      <w:pPr>
        <w:pStyle w:val="DbutTexte"/>
        <w:ind w:left="1047" w:firstLine="369"/>
        <w:rPr>
          <w:rFonts w:ascii="Verdana" w:hAnsi="Verdana"/>
          <w:sz w:val="20"/>
          <w:szCs w:val="20"/>
          <w:lang w:val="en-GB"/>
        </w:rPr>
      </w:pPr>
    </w:p>
    <w:p w:rsidR="001558F8" w:rsidRPr="00ED7B9B" w:rsidRDefault="00D56786" w:rsidP="00862C95">
      <w:pPr>
        <w:pStyle w:val="DbutTexte"/>
        <w:ind w:left="1047" w:firstLine="369"/>
        <w:rPr>
          <w:rFonts w:ascii="Verdana" w:hAnsi="Verdana"/>
          <w:sz w:val="20"/>
          <w:szCs w:val="20"/>
          <w:lang w:val="en-GB"/>
        </w:rPr>
      </w:pPr>
      <w:r>
        <w:rPr>
          <w:rFonts w:ascii="Verdana" w:hAnsi="Verdana"/>
          <w:sz w:val="20"/>
          <w:szCs w:val="20"/>
          <w:lang w:val="en-GB"/>
        </w:rPr>
        <w:t xml:space="preserve">The launching process would </w:t>
      </w:r>
      <w:r w:rsidR="00E25747">
        <w:rPr>
          <w:rFonts w:ascii="Verdana" w:hAnsi="Verdana"/>
          <w:sz w:val="20"/>
          <w:szCs w:val="20"/>
          <w:lang w:val="en-GB"/>
        </w:rPr>
        <w:t xml:space="preserve">be </w:t>
      </w:r>
      <w:r>
        <w:rPr>
          <w:rFonts w:ascii="Verdana" w:hAnsi="Verdana"/>
          <w:sz w:val="20"/>
          <w:szCs w:val="20"/>
          <w:lang w:val="en-GB"/>
        </w:rPr>
        <w:t xml:space="preserve">the one described in </w:t>
      </w:r>
      <w:del w:id="24" w:author="Demoulin Vanessa" w:date="2015-10-07T17:51:00Z">
        <w:r w:rsidDel="00A153D6">
          <w:rPr>
            <w:rFonts w:ascii="Verdana" w:hAnsi="Verdana"/>
            <w:sz w:val="20"/>
            <w:szCs w:val="20"/>
            <w:lang w:val="en-GB"/>
          </w:rPr>
          <w:delText>Exibit</w:delText>
        </w:r>
      </w:del>
      <w:ins w:id="25" w:author="Demoulin Vanessa" w:date="2015-10-07T17:51:00Z">
        <w:r w:rsidR="00A153D6">
          <w:rPr>
            <w:rFonts w:ascii="Verdana" w:hAnsi="Verdana"/>
            <w:sz w:val="20"/>
            <w:szCs w:val="20"/>
            <w:lang w:val="en-GB"/>
          </w:rPr>
          <w:t>Exhibit</w:t>
        </w:r>
      </w:ins>
      <w:r>
        <w:rPr>
          <w:rFonts w:ascii="Verdana" w:hAnsi="Verdana"/>
          <w:sz w:val="20"/>
          <w:szCs w:val="20"/>
          <w:lang w:val="en-GB"/>
        </w:rPr>
        <w:t xml:space="preserve"> 3 (end of the memo)</w:t>
      </w:r>
    </w:p>
    <w:p w:rsidR="004544F8" w:rsidRPr="00ED7B9B" w:rsidRDefault="004544F8" w:rsidP="001558F8">
      <w:pPr>
        <w:pStyle w:val="DbutTexte"/>
        <w:ind w:left="1419"/>
        <w:rPr>
          <w:rFonts w:ascii="Verdana" w:hAnsi="Verdana"/>
          <w:sz w:val="20"/>
          <w:szCs w:val="20"/>
          <w:lang w:val="en-GB"/>
        </w:rPr>
      </w:pPr>
    </w:p>
    <w:p w:rsidR="00A202AF" w:rsidRDefault="00A202AF" w:rsidP="001558F8">
      <w:pPr>
        <w:pStyle w:val="DbutTexte"/>
        <w:ind w:left="1419"/>
        <w:rPr>
          <w:rFonts w:ascii="Verdana" w:hAnsi="Verdana"/>
          <w:sz w:val="20"/>
          <w:szCs w:val="20"/>
          <w:lang w:val="en-GB"/>
        </w:rPr>
      </w:pPr>
    </w:p>
    <w:p w:rsidR="005D2D16" w:rsidRPr="00ED7B9B" w:rsidRDefault="007B4AED" w:rsidP="00E25747">
      <w:pPr>
        <w:pStyle w:val="DbutTexte"/>
        <w:numPr>
          <w:ilvl w:val="0"/>
          <w:numId w:val="20"/>
        </w:numPr>
        <w:rPr>
          <w:rFonts w:ascii="Verdana" w:hAnsi="Verdana"/>
          <w:sz w:val="20"/>
          <w:szCs w:val="20"/>
          <w:lang w:val="en-GB"/>
        </w:rPr>
      </w:pPr>
      <w:r>
        <w:rPr>
          <w:rFonts w:ascii="Verdana" w:hAnsi="Verdana"/>
          <w:sz w:val="20"/>
          <w:szCs w:val="20"/>
          <w:lang w:val="en-GB"/>
        </w:rPr>
        <w:t>F</w:t>
      </w:r>
      <w:r w:rsidR="00D56786">
        <w:rPr>
          <w:rFonts w:ascii="Verdana" w:hAnsi="Verdana"/>
          <w:sz w:val="20"/>
          <w:szCs w:val="20"/>
          <w:lang w:val="en-GB"/>
        </w:rPr>
        <w:t xml:space="preserve">inancial engineering team </w:t>
      </w:r>
      <w:r w:rsidR="004544F8" w:rsidRPr="00ED7B9B">
        <w:rPr>
          <w:rFonts w:ascii="Verdana" w:hAnsi="Verdana"/>
          <w:sz w:val="20"/>
          <w:szCs w:val="20"/>
          <w:lang w:val="en-GB"/>
        </w:rPr>
        <w:t>deals with</w:t>
      </w:r>
      <w:r w:rsidR="005D2D16" w:rsidRPr="00ED7B9B">
        <w:rPr>
          <w:rFonts w:ascii="Verdana" w:hAnsi="Verdana"/>
          <w:sz w:val="20"/>
          <w:szCs w:val="20"/>
          <w:lang w:val="en-GB"/>
        </w:rPr>
        <w:t>:</w:t>
      </w:r>
    </w:p>
    <w:p w:rsidR="005D2D16" w:rsidRPr="00ED7B9B" w:rsidRDefault="005D2D16" w:rsidP="00637533">
      <w:pPr>
        <w:pStyle w:val="DbutTexte"/>
        <w:numPr>
          <w:ilvl w:val="3"/>
          <w:numId w:val="7"/>
        </w:numPr>
        <w:tabs>
          <w:tab w:val="clear" w:pos="2880"/>
        </w:tabs>
        <w:ind w:left="1985"/>
        <w:rPr>
          <w:rFonts w:ascii="Verdana" w:hAnsi="Verdana"/>
          <w:sz w:val="20"/>
          <w:szCs w:val="20"/>
          <w:lang w:val="en-GB"/>
        </w:rPr>
      </w:pPr>
      <w:r w:rsidRPr="00ED7B9B">
        <w:rPr>
          <w:rFonts w:ascii="Verdana" w:hAnsi="Verdana"/>
          <w:sz w:val="20"/>
          <w:szCs w:val="20"/>
          <w:lang w:val="en-GB"/>
        </w:rPr>
        <w:t xml:space="preserve">The </w:t>
      </w:r>
      <w:r w:rsidR="00D56786">
        <w:rPr>
          <w:rFonts w:ascii="Verdana" w:hAnsi="Verdana"/>
          <w:sz w:val="20"/>
          <w:szCs w:val="20"/>
          <w:lang w:val="en-GB"/>
        </w:rPr>
        <w:t>design of the strategy</w:t>
      </w:r>
      <w:r w:rsidRPr="00ED7B9B">
        <w:rPr>
          <w:rFonts w:ascii="Verdana" w:hAnsi="Verdana"/>
          <w:sz w:val="20"/>
          <w:szCs w:val="20"/>
          <w:lang w:val="en-GB"/>
        </w:rPr>
        <w:t>;</w:t>
      </w:r>
    </w:p>
    <w:p w:rsidR="005D2D16" w:rsidRPr="00ED7B9B" w:rsidRDefault="005D2D16" w:rsidP="00637533">
      <w:pPr>
        <w:pStyle w:val="DbutTexte"/>
        <w:numPr>
          <w:ilvl w:val="3"/>
          <w:numId w:val="7"/>
        </w:numPr>
        <w:tabs>
          <w:tab w:val="clear" w:pos="2880"/>
        </w:tabs>
        <w:ind w:left="1985"/>
        <w:rPr>
          <w:rFonts w:ascii="Verdana" w:hAnsi="Verdana"/>
          <w:sz w:val="20"/>
          <w:szCs w:val="20"/>
          <w:lang w:val="en-GB"/>
        </w:rPr>
      </w:pPr>
      <w:r w:rsidRPr="00ED7B9B">
        <w:rPr>
          <w:rFonts w:ascii="Verdana" w:hAnsi="Verdana"/>
          <w:sz w:val="20"/>
          <w:szCs w:val="20"/>
          <w:lang w:val="en-GB"/>
        </w:rPr>
        <w:t xml:space="preserve">The </w:t>
      </w:r>
      <w:r w:rsidR="00D56786">
        <w:rPr>
          <w:rFonts w:ascii="Verdana" w:hAnsi="Verdana"/>
          <w:sz w:val="20"/>
          <w:szCs w:val="20"/>
          <w:lang w:val="en-GB"/>
        </w:rPr>
        <w:t>first draft of the index rules</w:t>
      </w:r>
      <w:r w:rsidR="00CD4DCD" w:rsidRPr="00ED7B9B">
        <w:rPr>
          <w:rFonts w:ascii="Verdana" w:hAnsi="Verdana"/>
          <w:sz w:val="20"/>
          <w:szCs w:val="20"/>
          <w:lang w:val="en-GB"/>
        </w:rPr>
        <w:t>;</w:t>
      </w:r>
    </w:p>
    <w:p w:rsidR="001558F8" w:rsidRPr="00ED7B9B" w:rsidRDefault="005D2D16" w:rsidP="00637533">
      <w:pPr>
        <w:pStyle w:val="DbutTexte"/>
        <w:numPr>
          <w:ilvl w:val="3"/>
          <w:numId w:val="7"/>
        </w:numPr>
        <w:tabs>
          <w:tab w:val="clear" w:pos="2880"/>
        </w:tabs>
        <w:ind w:left="1985"/>
        <w:rPr>
          <w:rFonts w:ascii="Verdana" w:hAnsi="Verdana"/>
          <w:sz w:val="20"/>
          <w:szCs w:val="20"/>
          <w:lang w:val="en-GB"/>
        </w:rPr>
      </w:pPr>
      <w:r w:rsidRPr="00ED7B9B">
        <w:rPr>
          <w:rFonts w:ascii="Verdana" w:hAnsi="Verdana"/>
          <w:sz w:val="20"/>
          <w:szCs w:val="20"/>
          <w:lang w:val="en-GB"/>
        </w:rPr>
        <w:t xml:space="preserve">The </w:t>
      </w:r>
      <w:r w:rsidR="00D56786">
        <w:rPr>
          <w:rFonts w:ascii="Verdana" w:hAnsi="Verdana"/>
          <w:sz w:val="20"/>
          <w:szCs w:val="20"/>
          <w:lang w:val="en-GB"/>
        </w:rPr>
        <w:t>backtesting and scripting of the strategy according to the rules</w:t>
      </w:r>
      <w:r w:rsidR="004544F8" w:rsidRPr="00ED7B9B">
        <w:rPr>
          <w:rFonts w:ascii="Verdana" w:hAnsi="Verdana"/>
          <w:sz w:val="20"/>
          <w:szCs w:val="20"/>
          <w:lang w:val="en-GB"/>
        </w:rPr>
        <w:t>.</w:t>
      </w:r>
    </w:p>
    <w:p w:rsidR="004544F8" w:rsidRDefault="004544F8" w:rsidP="001558F8">
      <w:pPr>
        <w:pStyle w:val="DbutTexte"/>
        <w:ind w:left="1419"/>
        <w:rPr>
          <w:rFonts w:ascii="Verdana" w:hAnsi="Verdana"/>
          <w:sz w:val="20"/>
          <w:szCs w:val="20"/>
          <w:lang w:val="en-GB"/>
        </w:rPr>
      </w:pPr>
    </w:p>
    <w:p w:rsidR="00E25747" w:rsidRPr="00ED7B9B" w:rsidRDefault="00E25747" w:rsidP="00E25747">
      <w:pPr>
        <w:pStyle w:val="DbutTexte"/>
        <w:numPr>
          <w:ilvl w:val="0"/>
          <w:numId w:val="21"/>
        </w:numPr>
        <w:rPr>
          <w:rFonts w:ascii="Verdana" w:hAnsi="Verdana"/>
          <w:sz w:val="20"/>
          <w:szCs w:val="20"/>
          <w:lang w:val="en-GB"/>
        </w:rPr>
      </w:pPr>
      <w:r>
        <w:rPr>
          <w:rFonts w:ascii="Verdana" w:hAnsi="Verdana"/>
          <w:sz w:val="20"/>
          <w:szCs w:val="20"/>
          <w:lang w:val="en-GB"/>
        </w:rPr>
        <w:t xml:space="preserve">US marketing team </w:t>
      </w:r>
      <w:r w:rsidRPr="00ED7B9B">
        <w:rPr>
          <w:rFonts w:ascii="Verdana" w:hAnsi="Verdana"/>
          <w:sz w:val="20"/>
          <w:szCs w:val="20"/>
          <w:lang w:val="en-GB"/>
        </w:rPr>
        <w:t>deals with:</w:t>
      </w:r>
    </w:p>
    <w:p w:rsidR="00E25747" w:rsidRDefault="00E25747" w:rsidP="00E25747">
      <w:pPr>
        <w:pStyle w:val="DbutTexte"/>
        <w:numPr>
          <w:ilvl w:val="3"/>
          <w:numId w:val="7"/>
        </w:numPr>
        <w:tabs>
          <w:tab w:val="clear" w:pos="2880"/>
        </w:tabs>
        <w:ind w:left="1985"/>
        <w:rPr>
          <w:rFonts w:ascii="Verdana" w:hAnsi="Verdana"/>
          <w:sz w:val="20"/>
          <w:szCs w:val="20"/>
          <w:lang w:val="en-GB"/>
        </w:rPr>
      </w:pPr>
      <w:r>
        <w:rPr>
          <w:rFonts w:ascii="Verdana" w:hAnsi="Verdana"/>
          <w:sz w:val="20"/>
          <w:szCs w:val="20"/>
          <w:lang w:val="en-GB"/>
        </w:rPr>
        <w:t>Drafting of marketing material in the context of the rule based index transaction</w:t>
      </w:r>
    </w:p>
    <w:p w:rsidR="00E25747" w:rsidRDefault="00E25747" w:rsidP="00E25747">
      <w:pPr>
        <w:pStyle w:val="DbutTexte"/>
        <w:rPr>
          <w:rFonts w:ascii="Verdana" w:hAnsi="Verdana"/>
          <w:sz w:val="20"/>
          <w:szCs w:val="20"/>
          <w:lang w:val="en-GB"/>
        </w:rPr>
      </w:pPr>
    </w:p>
    <w:p w:rsidR="00D56786" w:rsidRDefault="00D56786" w:rsidP="00E25747">
      <w:pPr>
        <w:pStyle w:val="DbutTexte"/>
        <w:numPr>
          <w:ilvl w:val="0"/>
          <w:numId w:val="22"/>
        </w:numPr>
        <w:rPr>
          <w:rFonts w:ascii="Verdana" w:hAnsi="Verdana"/>
          <w:sz w:val="20"/>
          <w:szCs w:val="20"/>
          <w:lang w:val="en-GB"/>
        </w:rPr>
      </w:pPr>
      <w:r>
        <w:rPr>
          <w:rFonts w:ascii="Verdana" w:hAnsi="Verdana"/>
          <w:sz w:val="20"/>
          <w:szCs w:val="20"/>
          <w:lang w:val="en-GB"/>
        </w:rPr>
        <w:t>US Legal Department</w:t>
      </w:r>
      <w:r w:rsidR="00A202AF">
        <w:rPr>
          <w:rFonts w:ascii="Verdana" w:hAnsi="Verdana"/>
          <w:sz w:val="20"/>
          <w:szCs w:val="20"/>
          <w:lang w:val="en-GB"/>
        </w:rPr>
        <w:t xml:space="preserve"> </w:t>
      </w:r>
      <w:r>
        <w:rPr>
          <w:rFonts w:ascii="Verdana" w:hAnsi="Verdana"/>
          <w:sz w:val="20"/>
          <w:szCs w:val="20"/>
          <w:lang w:val="en-GB"/>
        </w:rPr>
        <w:t>deals with:</w:t>
      </w:r>
    </w:p>
    <w:p w:rsidR="00D56786" w:rsidRDefault="00D56786" w:rsidP="00D56786">
      <w:pPr>
        <w:pStyle w:val="DbutTexte"/>
        <w:numPr>
          <w:ilvl w:val="3"/>
          <w:numId w:val="7"/>
        </w:numPr>
        <w:tabs>
          <w:tab w:val="clear" w:pos="2880"/>
        </w:tabs>
        <w:ind w:left="1985"/>
        <w:rPr>
          <w:rFonts w:ascii="Verdana" w:hAnsi="Verdana"/>
          <w:sz w:val="20"/>
          <w:szCs w:val="20"/>
          <w:lang w:val="en-GB"/>
        </w:rPr>
      </w:pPr>
      <w:r w:rsidRPr="00ED7B9B">
        <w:rPr>
          <w:rFonts w:ascii="Verdana" w:hAnsi="Verdana"/>
          <w:sz w:val="20"/>
          <w:szCs w:val="20"/>
          <w:lang w:val="en-GB"/>
        </w:rPr>
        <w:t xml:space="preserve">The </w:t>
      </w:r>
      <w:r>
        <w:rPr>
          <w:rFonts w:ascii="Verdana" w:hAnsi="Verdana"/>
          <w:sz w:val="20"/>
          <w:szCs w:val="20"/>
          <w:lang w:val="en-GB"/>
        </w:rPr>
        <w:t>validation of the index rules</w:t>
      </w:r>
    </w:p>
    <w:p w:rsidR="00D56786" w:rsidRDefault="00A202AF" w:rsidP="00D56786">
      <w:pPr>
        <w:pStyle w:val="DbutTexte"/>
        <w:numPr>
          <w:ilvl w:val="3"/>
          <w:numId w:val="7"/>
        </w:numPr>
        <w:tabs>
          <w:tab w:val="clear" w:pos="2880"/>
        </w:tabs>
        <w:ind w:left="1985"/>
        <w:rPr>
          <w:rFonts w:ascii="Verdana" w:hAnsi="Verdana"/>
          <w:sz w:val="20"/>
          <w:szCs w:val="20"/>
          <w:lang w:val="en-GB"/>
        </w:rPr>
      </w:pPr>
      <w:r>
        <w:rPr>
          <w:rFonts w:ascii="Verdana" w:hAnsi="Verdana"/>
          <w:sz w:val="20"/>
          <w:szCs w:val="20"/>
          <w:lang w:val="en-GB"/>
        </w:rPr>
        <w:t>If relevant, t</w:t>
      </w:r>
      <w:r w:rsidR="00D56786">
        <w:rPr>
          <w:rFonts w:ascii="Verdana" w:hAnsi="Verdana"/>
          <w:sz w:val="20"/>
          <w:szCs w:val="20"/>
          <w:lang w:val="en-GB"/>
        </w:rPr>
        <w:t>he</w:t>
      </w:r>
      <w:r>
        <w:rPr>
          <w:rFonts w:ascii="Verdana" w:hAnsi="Verdana"/>
          <w:sz w:val="20"/>
          <w:szCs w:val="20"/>
          <w:lang w:val="en-GB"/>
        </w:rPr>
        <w:t xml:space="preserve"> compliance of the rule based index with the Natixis issuance program</w:t>
      </w:r>
    </w:p>
    <w:p w:rsidR="00A202AF" w:rsidRPr="00ED7B9B" w:rsidRDefault="00A202AF" w:rsidP="00D56786">
      <w:pPr>
        <w:pStyle w:val="DbutTexte"/>
        <w:numPr>
          <w:ilvl w:val="3"/>
          <w:numId w:val="7"/>
        </w:numPr>
        <w:tabs>
          <w:tab w:val="clear" w:pos="2880"/>
        </w:tabs>
        <w:ind w:left="1985"/>
        <w:rPr>
          <w:rFonts w:ascii="Verdana" w:hAnsi="Verdana"/>
          <w:sz w:val="20"/>
          <w:szCs w:val="20"/>
          <w:lang w:val="en-GB"/>
        </w:rPr>
      </w:pPr>
      <w:r>
        <w:rPr>
          <w:rFonts w:ascii="Verdana" w:hAnsi="Verdana"/>
          <w:sz w:val="20"/>
          <w:szCs w:val="20"/>
          <w:lang w:val="en-GB"/>
        </w:rPr>
        <w:t xml:space="preserve">The specific disclaimers </w:t>
      </w:r>
    </w:p>
    <w:p w:rsidR="00D56786" w:rsidRDefault="00D56786" w:rsidP="00A202AF">
      <w:pPr>
        <w:pStyle w:val="DbutTexte"/>
        <w:rPr>
          <w:rFonts w:ascii="Verdana" w:hAnsi="Verdana"/>
          <w:sz w:val="20"/>
          <w:szCs w:val="20"/>
          <w:lang w:val="en-GB"/>
        </w:rPr>
      </w:pPr>
    </w:p>
    <w:p w:rsidR="00A202AF" w:rsidRDefault="00A202AF" w:rsidP="00E25747">
      <w:pPr>
        <w:pStyle w:val="DbutTexte"/>
        <w:numPr>
          <w:ilvl w:val="0"/>
          <w:numId w:val="23"/>
        </w:numPr>
        <w:rPr>
          <w:rFonts w:ascii="Verdana" w:hAnsi="Verdana"/>
          <w:sz w:val="20"/>
          <w:szCs w:val="20"/>
          <w:lang w:val="en-GB"/>
        </w:rPr>
      </w:pPr>
      <w:r>
        <w:rPr>
          <w:rFonts w:ascii="Verdana" w:hAnsi="Verdana"/>
          <w:sz w:val="20"/>
          <w:szCs w:val="20"/>
          <w:lang w:val="en-GB"/>
        </w:rPr>
        <w:t>US compliance department deals with:</w:t>
      </w:r>
    </w:p>
    <w:p w:rsidR="00A202AF" w:rsidRDefault="00A202AF" w:rsidP="00A202AF">
      <w:pPr>
        <w:pStyle w:val="DbutTexte"/>
        <w:numPr>
          <w:ilvl w:val="3"/>
          <w:numId w:val="7"/>
        </w:numPr>
        <w:tabs>
          <w:tab w:val="clear" w:pos="2880"/>
        </w:tabs>
        <w:ind w:left="1985"/>
        <w:rPr>
          <w:rFonts w:ascii="Verdana" w:hAnsi="Verdana"/>
          <w:sz w:val="20"/>
          <w:szCs w:val="20"/>
          <w:lang w:val="en-GB"/>
        </w:rPr>
      </w:pPr>
      <w:r w:rsidRPr="00ED7B9B">
        <w:rPr>
          <w:rFonts w:ascii="Verdana" w:hAnsi="Verdana"/>
          <w:sz w:val="20"/>
          <w:szCs w:val="20"/>
          <w:lang w:val="en-GB"/>
        </w:rPr>
        <w:t xml:space="preserve">The </w:t>
      </w:r>
      <w:r>
        <w:rPr>
          <w:rFonts w:ascii="Verdana" w:hAnsi="Verdana"/>
          <w:sz w:val="20"/>
          <w:szCs w:val="20"/>
          <w:lang w:val="en-GB"/>
        </w:rPr>
        <w:t>review of the marketing material</w:t>
      </w:r>
    </w:p>
    <w:p w:rsidR="00D56786" w:rsidRDefault="00A202AF" w:rsidP="00A202AF">
      <w:pPr>
        <w:pStyle w:val="DbutTexte"/>
        <w:numPr>
          <w:ilvl w:val="3"/>
          <w:numId w:val="7"/>
        </w:numPr>
        <w:tabs>
          <w:tab w:val="clear" w:pos="2880"/>
        </w:tabs>
        <w:ind w:left="1985"/>
        <w:rPr>
          <w:rFonts w:ascii="Verdana" w:hAnsi="Verdana"/>
          <w:sz w:val="20"/>
          <w:szCs w:val="20"/>
          <w:lang w:val="en-GB"/>
        </w:rPr>
      </w:pPr>
      <w:r w:rsidRPr="00A202AF">
        <w:rPr>
          <w:rFonts w:ascii="Verdana" w:hAnsi="Verdana"/>
          <w:sz w:val="20"/>
          <w:szCs w:val="20"/>
          <w:lang w:val="en-GB"/>
        </w:rPr>
        <w:t>The general compliance of the transaction with the relevant regulation</w:t>
      </w:r>
    </w:p>
    <w:p w:rsidR="002D0E2E" w:rsidRDefault="002D0E2E" w:rsidP="008814AD">
      <w:pPr>
        <w:pStyle w:val="DbutTexte"/>
        <w:rPr>
          <w:rFonts w:ascii="Verdana" w:hAnsi="Verdana"/>
          <w:sz w:val="20"/>
          <w:szCs w:val="20"/>
          <w:lang w:val="en-GB"/>
        </w:rPr>
      </w:pPr>
    </w:p>
    <w:p w:rsidR="00E25747" w:rsidRDefault="00E25747" w:rsidP="00E25747">
      <w:pPr>
        <w:pStyle w:val="DbutTexte"/>
        <w:numPr>
          <w:ilvl w:val="0"/>
          <w:numId w:val="23"/>
        </w:numPr>
        <w:rPr>
          <w:rFonts w:ascii="Verdana" w:hAnsi="Verdana"/>
          <w:sz w:val="20"/>
          <w:szCs w:val="20"/>
          <w:lang w:val="en-GB"/>
        </w:rPr>
      </w:pPr>
      <w:r>
        <w:rPr>
          <w:rFonts w:ascii="Verdana" w:hAnsi="Verdana"/>
          <w:sz w:val="20"/>
          <w:szCs w:val="20"/>
          <w:lang w:val="en-GB"/>
        </w:rPr>
        <w:t>Risk department deals with:</w:t>
      </w:r>
    </w:p>
    <w:p w:rsidR="00E25747" w:rsidRDefault="00E25747" w:rsidP="00E25747">
      <w:pPr>
        <w:pStyle w:val="DbutTexte"/>
        <w:numPr>
          <w:ilvl w:val="3"/>
          <w:numId w:val="7"/>
        </w:numPr>
        <w:tabs>
          <w:tab w:val="clear" w:pos="2880"/>
        </w:tabs>
        <w:ind w:left="1985"/>
        <w:rPr>
          <w:rFonts w:ascii="Verdana" w:hAnsi="Verdana"/>
          <w:sz w:val="20"/>
          <w:szCs w:val="20"/>
          <w:lang w:val="en-GB"/>
        </w:rPr>
      </w:pPr>
      <w:r w:rsidRPr="00ED7B9B">
        <w:rPr>
          <w:rFonts w:ascii="Verdana" w:hAnsi="Verdana"/>
          <w:sz w:val="20"/>
          <w:szCs w:val="20"/>
          <w:lang w:val="en-GB"/>
        </w:rPr>
        <w:t xml:space="preserve">The </w:t>
      </w:r>
      <w:r>
        <w:rPr>
          <w:rFonts w:ascii="Verdana" w:hAnsi="Verdana"/>
          <w:sz w:val="20"/>
          <w:szCs w:val="20"/>
          <w:lang w:val="en-GB"/>
        </w:rPr>
        <w:t xml:space="preserve">review of the Sophis booking </w:t>
      </w:r>
    </w:p>
    <w:p w:rsidR="00E25747" w:rsidRDefault="00E25747" w:rsidP="00E25747">
      <w:pPr>
        <w:pStyle w:val="DbutTexte"/>
        <w:numPr>
          <w:ilvl w:val="3"/>
          <w:numId w:val="7"/>
        </w:numPr>
        <w:tabs>
          <w:tab w:val="clear" w:pos="2880"/>
        </w:tabs>
        <w:ind w:left="1985"/>
        <w:rPr>
          <w:rFonts w:ascii="Verdana" w:hAnsi="Verdana"/>
          <w:sz w:val="20"/>
          <w:szCs w:val="20"/>
          <w:lang w:val="en-GB"/>
        </w:rPr>
      </w:pPr>
      <w:r w:rsidRPr="00A202AF">
        <w:rPr>
          <w:rFonts w:ascii="Verdana" w:hAnsi="Verdana"/>
          <w:sz w:val="20"/>
          <w:szCs w:val="20"/>
          <w:lang w:val="en-GB"/>
        </w:rPr>
        <w:lastRenderedPageBreak/>
        <w:t xml:space="preserve">The </w:t>
      </w:r>
      <w:r>
        <w:rPr>
          <w:rFonts w:ascii="Verdana" w:hAnsi="Verdana"/>
          <w:sz w:val="20"/>
          <w:szCs w:val="20"/>
          <w:lang w:val="en-GB"/>
        </w:rPr>
        <w:t>review of the Caesar indice scripting or any other specific IT development in the context of the rule based index</w:t>
      </w:r>
    </w:p>
    <w:p w:rsidR="00E25747" w:rsidRDefault="00E25747" w:rsidP="008814AD">
      <w:pPr>
        <w:pStyle w:val="DbutTexte"/>
        <w:rPr>
          <w:rFonts w:ascii="Verdana" w:hAnsi="Verdana"/>
          <w:sz w:val="20"/>
          <w:szCs w:val="20"/>
          <w:lang w:val="en-GB"/>
        </w:rPr>
      </w:pPr>
    </w:p>
    <w:p w:rsidR="00E25747" w:rsidRDefault="00AD63BE" w:rsidP="00E25747">
      <w:pPr>
        <w:pStyle w:val="DbutTexte"/>
        <w:numPr>
          <w:ilvl w:val="0"/>
          <w:numId w:val="23"/>
        </w:numPr>
        <w:rPr>
          <w:rFonts w:ascii="Verdana" w:hAnsi="Verdana"/>
          <w:sz w:val="20"/>
          <w:szCs w:val="20"/>
          <w:lang w:val="en-GB"/>
        </w:rPr>
      </w:pPr>
      <w:r>
        <w:rPr>
          <w:rFonts w:ascii="Verdana" w:hAnsi="Verdana"/>
          <w:sz w:val="20"/>
          <w:szCs w:val="20"/>
          <w:lang w:val="en-GB"/>
        </w:rPr>
        <w:t>Quantitative team /</w:t>
      </w:r>
      <w:r w:rsidR="00E25747">
        <w:rPr>
          <w:rFonts w:ascii="Verdana" w:hAnsi="Verdana"/>
          <w:sz w:val="20"/>
          <w:szCs w:val="20"/>
          <w:lang w:val="en-GB"/>
        </w:rPr>
        <w:t>Research department deals with any specific development deemed relevant for booking the rule based index transaction</w:t>
      </w:r>
      <w:r>
        <w:rPr>
          <w:rFonts w:ascii="Verdana" w:hAnsi="Verdana"/>
          <w:sz w:val="20"/>
          <w:szCs w:val="20"/>
          <w:lang w:val="en-GB"/>
        </w:rPr>
        <w:t xml:space="preserve">  within Sophis</w:t>
      </w:r>
    </w:p>
    <w:p w:rsidR="00E25747" w:rsidRDefault="00E25747" w:rsidP="008814AD">
      <w:pPr>
        <w:pStyle w:val="DbutTexte"/>
        <w:rPr>
          <w:rFonts w:ascii="Verdana" w:hAnsi="Verdana"/>
          <w:sz w:val="20"/>
          <w:szCs w:val="20"/>
          <w:lang w:val="en-GB"/>
        </w:rPr>
      </w:pPr>
    </w:p>
    <w:p w:rsidR="008814AD" w:rsidRDefault="008814AD" w:rsidP="00E25747">
      <w:pPr>
        <w:pStyle w:val="DbutTexte"/>
        <w:numPr>
          <w:ilvl w:val="0"/>
          <w:numId w:val="24"/>
        </w:numPr>
        <w:rPr>
          <w:rFonts w:ascii="Verdana" w:hAnsi="Verdana"/>
          <w:sz w:val="20"/>
          <w:szCs w:val="20"/>
          <w:lang w:val="en-GB"/>
        </w:rPr>
      </w:pPr>
      <w:r>
        <w:rPr>
          <w:rFonts w:ascii="Verdana" w:hAnsi="Verdana"/>
          <w:sz w:val="20"/>
          <w:szCs w:val="20"/>
          <w:lang w:val="en-GB"/>
        </w:rPr>
        <w:t>FAST trading teams and Equity Finance trading teams deal with:</w:t>
      </w:r>
    </w:p>
    <w:p w:rsidR="008814AD" w:rsidRDefault="008814AD" w:rsidP="008814AD">
      <w:pPr>
        <w:pStyle w:val="DbutTexte"/>
        <w:numPr>
          <w:ilvl w:val="3"/>
          <w:numId w:val="7"/>
        </w:numPr>
        <w:tabs>
          <w:tab w:val="clear" w:pos="2880"/>
        </w:tabs>
        <w:ind w:left="1985"/>
        <w:rPr>
          <w:rFonts w:ascii="Verdana" w:hAnsi="Verdana"/>
          <w:sz w:val="20"/>
          <w:szCs w:val="20"/>
          <w:lang w:val="en-GB"/>
        </w:rPr>
      </w:pPr>
      <w:r>
        <w:rPr>
          <w:rFonts w:ascii="Verdana" w:hAnsi="Verdana"/>
          <w:sz w:val="20"/>
          <w:szCs w:val="20"/>
          <w:lang w:val="en-GB"/>
        </w:rPr>
        <w:t xml:space="preserve">The review of index rules </w:t>
      </w:r>
    </w:p>
    <w:p w:rsidR="008814AD" w:rsidRDefault="008814AD" w:rsidP="008814AD">
      <w:pPr>
        <w:pStyle w:val="DbutTexte"/>
        <w:numPr>
          <w:ilvl w:val="3"/>
          <w:numId w:val="7"/>
        </w:numPr>
        <w:tabs>
          <w:tab w:val="clear" w:pos="2880"/>
        </w:tabs>
        <w:ind w:left="1985"/>
        <w:rPr>
          <w:rFonts w:ascii="Verdana" w:hAnsi="Verdana"/>
          <w:sz w:val="20"/>
          <w:szCs w:val="20"/>
          <w:lang w:val="en-GB"/>
        </w:rPr>
      </w:pPr>
      <w:r>
        <w:rPr>
          <w:rFonts w:ascii="Verdana" w:hAnsi="Verdana"/>
          <w:sz w:val="20"/>
          <w:szCs w:val="20"/>
          <w:lang w:val="en-GB"/>
        </w:rPr>
        <w:t>The booking of transactions:</w:t>
      </w:r>
    </w:p>
    <w:p w:rsidR="008814AD" w:rsidRDefault="008814AD" w:rsidP="008814AD">
      <w:pPr>
        <w:pStyle w:val="DbutTexte"/>
        <w:numPr>
          <w:ilvl w:val="3"/>
          <w:numId w:val="7"/>
        </w:numPr>
        <w:rPr>
          <w:rFonts w:ascii="Verdana" w:hAnsi="Verdana"/>
          <w:sz w:val="20"/>
          <w:szCs w:val="20"/>
          <w:lang w:val="en-GB"/>
        </w:rPr>
      </w:pPr>
      <w:r>
        <w:rPr>
          <w:rFonts w:ascii="Verdana" w:hAnsi="Verdana"/>
          <w:sz w:val="20"/>
          <w:szCs w:val="20"/>
          <w:lang w:val="en-GB"/>
        </w:rPr>
        <w:t xml:space="preserve">FAST book in charge of </w:t>
      </w:r>
      <w:r w:rsidR="002D0E2E">
        <w:rPr>
          <w:rFonts w:ascii="Verdana" w:hAnsi="Verdana"/>
          <w:sz w:val="20"/>
          <w:szCs w:val="20"/>
          <w:lang w:val="en-GB"/>
        </w:rPr>
        <w:t xml:space="preserve">the </w:t>
      </w:r>
      <w:r>
        <w:rPr>
          <w:rFonts w:ascii="Verdana" w:hAnsi="Verdana"/>
          <w:sz w:val="20"/>
          <w:szCs w:val="20"/>
          <w:lang w:val="en-GB"/>
        </w:rPr>
        <w:t>replication of the derivative component</w:t>
      </w:r>
      <w:r w:rsidR="002D0E2E">
        <w:rPr>
          <w:rFonts w:ascii="Verdana" w:hAnsi="Verdana"/>
          <w:sz w:val="20"/>
          <w:szCs w:val="20"/>
          <w:lang w:val="en-GB"/>
        </w:rPr>
        <w:t xml:space="preserve"> (e.g. a call option with the rule based index as underlying)</w:t>
      </w:r>
    </w:p>
    <w:p w:rsidR="008814AD" w:rsidRDefault="008814AD" w:rsidP="008814AD">
      <w:pPr>
        <w:pStyle w:val="DbutTexte"/>
        <w:numPr>
          <w:ilvl w:val="3"/>
          <w:numId w:val="7"/>
        </w:numPr>
        <w:rPr>
          <w:rFonts w:ascii="Verdana" w:hAnsi="Verdana"/>
          <w:sz w:val="20"/>
          <w:szCs w:val="20"/>
          <w:lang w:val="en-GB"/>
        </w:rPr>
      </w:pPr>
      <w:r>
        <w:rPr>
          <w:rFonts w:ascii="Verdana" w:hAnsi="Verdana"/>
          <w:sz w:val="20"/>
          <w:szCs w:val="20"/>
          <w:lang w:val="en-GB"/>
        </w:rPr>
        <w:t>E</w:t>
      </w:r>
      <w:r w:rsidR="0030369A">
        <w:rPr>
          <w:rFonts w:ascii="Verdana" w:hAnsi="Verdana"/>
          <w:sz w:val="20"/>
          <w:szCs w:val="20"/>
          <w:lang w:val="en-GB"/>
        </w:rPr>
        <w:t>quity F</w:t>
      </w:r>
      <w:r>
        <w:rPr>
          <w:rFonts w:ascii="Verdana" w:hAnsi="Verdana"/>
          <w:sz w:val="20"/>
          <w:szCs w:val="20"/>
          <w:lang w:val="en-GB"/>
        </w:rPr>
        <w:t>inance trading book provides the hed</w:t>
      </w:r>
      <w:r w:rsidR="002D0E2E">
        <w:rPr>
          <w:rFonts w:ascii="Verdana" w:hAnsi="Verdana"/>
          <w:sz w:val="20"/>
          <w:szCs w:val="20"/>
          <w:lang w:val="en-GB"/>
        </w:rPr>
        <w:t>ge</w:t>
      </w:r>
      <w:r>
        <w:rPr>
          <w:rFonts w:ascii="Verdana" w:hAnsi="Verdana"/>
          <w:sz w:val="20"/>
          <w:szCs w:val="20"/>
          <w:lang w:val="en-GB"/>
        </w:rPr>
        <w:t xml:space="preserve"> of the delta component to FAST when relevant</w:t>
      </w:r>
      <w:r w:rsidR="002D0E2E">
        <w:rPr>
          <w:rFonts w:ascii="Verdana" w:hAnsi="Verdana"/>
          <w:sz w:val="20"/>
          <w:szCs w:val="20"/>
          <w:lang w:val="en-GB"/>
        </w:rPr>
        <w:t xml:space="preserve"> or </w:t>
      </w:r>
      <w:r w:rsidR="0030369A">
        <w:rPr>
          <w:rFonts w:ascii="Verdana" w:hAnsi="Verdana"/>
          <w:sz w:val="20"/>
          <w:szCs w:val="20"/>
          <w:lang w:val="en-GB"/>
        </w:rPr>
        <w:t>Equity Finance</w:t>
      </w:r>
      <w:r w:rsidR="002D0E2E">
        <w:rPr>
          <w:rFonts w:ascii="Verdana" w:hAnsi="Verdana"/>
          <w:sz w:val="20"/>
          <w:szCs w:val="20"/>
          <w:lang w:val="en-GB"/>
        </w:rPr>
        <w:t xml:space="preserve"> trading book in charge of booking of the whole transaction in absence of any derivative.</w:t>
      </w:r>
    </w:p>
    <w:p w:rsidR="008814AD" w:rsidRDefault="008814AD" w:rsidP="008814AD">
      <w:pPr>
        <w:pStyle w:val="DbutTexte"/>
        <w:ind w:left="2880"/>
        <w:rPr>
          <w:rFonts w:ascii="Verdana" w:hAnsi="Verdana"/>
          <w:sz w:val="20"/>
          <w:szCs w:val="20"/>
          <w:lang w:val="en-GB"/>
        </w:rPr>
      </w:pPr>
    </w:p>
    <w:p w:rsidR="008814AD" w:rsidRDefault="008814AD" w:rsidP="008814AD">
      <w:pPr>
        <w:pStyle w:val="DbutTexte"/>
        <w:rPr>
          <w:rFonts w:ascii="Verdana" w:hAnsi="Verdana"/>
          <w:sz w:val="20"/>
          <w:szCs w:val="20"/>
          <w:lang w:val="en-GB"/>
        </w:rPr>
      </w:pPr>
    </w:p>
    <w:p w:rsidR="00A202AF" w:rsidRDefault="00A202AF" w:rsidP="00A202AF">
      <w:pPr>
        <w:pStyle w:val="DbutTexte"/>
        <w:rPr>
          <w:rFonts w:ascii="Verdana" w:hAnsi="Verdana"/>
          <w:sz w:val="20"/>
          <w:szCs w:val="20"/>
          <w:lang w:val="en-GB"/>
        </w:rPr>
      </w:pPr>
      <w:r>
        <w:rPr>
          <w:rFonts w:ascii="Verdana" w:hAnsi="Verdana"/>
          <w:sz w:val="20"/>
          <w:szCs w:val="20"/>
          <w:lang w:val="en-GB"/>
        </w:rPr>
        <w:t xml:space="preserve">        </w:t>
      </w:r>
    </w:p>
    <w:p w:rsidR="00A202AF" w:rsidRPr="00A202AF" w:rsidRDefault="00A202AF" w:rsidP="00A202AF">
      <w:pPr>
        <w:pStyle w:val="DbutTexte"/>
        <w:rPr>
          <w:rFonts w:ascii="Verdana" w:hAnsi="Verdana"/>
          <w:sz w:val="20"/>
          <w:szCs w:val="20"/>
          <w:lang w:val="en-GB"/>
        </w:rPr>
      </w:pPr>
    </w:p>
    <w:p w:rsidR="001558F8" w:rsidRPr="0077442D" w:rsidRDefault="001558F8" w:rsidP="00341A6C">
      <w:pPr>
        <w:pStyle w:val="DbutTexte"/>
        <w:ind w:left="1419"/>
        <w:rPr>
          <w:rFonts w:ascii="Verdana" w:hAnsi="Verdana"/>
          <w:noProof/>
          <w:sz w:val="20"/>
          <w:szCs w:val="20"/>
          <w:lang w:val="en-GB"/>
        </w:rPr>
      </w:pPr>
    </w:p>
    <w:p w:rsidR="00921B31" w:rsidRPr="0077442D" w:rsidRDefault="001558F8" w:rsidP="00637533">
      <w:pPr>
        <w:pStyle w:val="DbutTexte"/>
        <w:numPr>
          <w:ilvl w:val="2"/>
          <w:numId w:val="13"/>
        </w:numPr>
        <w:rPr>
          <w:rFonts w:ascii="Verdana" w:hAnsi="Verdana"/>
          <w:sz w:val="20"/>
          <w:szCs w:val="20"/>
          <w:lang w:val="en-GB"/>
        </w:rPr>
      </w:pPr>
      <w:r w:rsidRPr="0077442D">
        <w:rPr>
          <w:rFonts w:ascii="Verdana" w:hAnsi="Verdana"/>
          <w:sz w:val="20"/>
          <w:szCs w:val="20"/>
          <w:lang w:val="en-GB"/>
        </w:rPr>
        <w:t xml:space="preserve"> IT tools </w:t>
      </w:r>
      <w:r w:rsidR="00BE6820" w:rsidRPr="0077442D">
        <w:rPr>
          <w:rFonts w:ascii="Verdana" w:hAnsi="Verdana"/>
          <w:sz w:val="20"/>
          <w:szCs w:val="20"/>
          <w:lang w:val="en-GB"/>
        </w:rPr>
        <w:t>&amp; Booking procedures</w:t>
      </w:r>
    </w:p>
    <w:p w:rsidR="001558F8" w:rsidRPr="00ED7B9B" w:rsidRDefault="001558F8" w:rsidP="00341A6C">
      <w:pPr>
        <w:pStyle w:val="DbutTexte"/>
        <w:ind w:left="1419"/>
        <w:rPr>
          <w:rFonts w:ascii="Verdana" w:hAnsi="Verdana"/>
          <w:sz w:val="20"/>
          <w:szCs w:val="20"/>
          <w:lang w:val="en-GB"/>
        </w:rPr>
      </w:pPr>
    </w:p>
    <w:p w:rsidR="002E4607" w:rsidRPr="009E7D83" w:rsidRDefault="002E4607" w:rsidP="009E7D83">
      <w:pPr>
        <w:pStyle w:val="DbutTexte"/>
        <w:ind w:left="1419"/>
        <w:rPr>
          <w:rFonts w:ascii="Verdana" w:hAnsi="Verdana"/>
          <w:sz w:val="20"/>
          <w:szCs w:val="20"/>
          <w:lang w:val="en-GB"/>
        </w:rPr>
      </w:pPr>
    </w:p>
    <w:p w:rsidR="00563E32" w:rsidRDefault="00AF4497" w:rsidP="0077442D">
      <w:pPr>
        <w:pStyle w:val="DbutTexte"/>
        <w:ind w:left="1419"/>
        <w:rPr>
          <w:rFonts w:ascii="Verdana" w:hAnsi="Verdana"/>
          <w:sz w:val="20"/>
          <w:szCs w:val="20"/>
          <w:lang w:val="en-US"/>
        </w:rPr>
      </w:pPr>
      <w:r>
        <w:rPr>
          <w:rFonts w:ascii="Verdana" w:hAnsi="Verdana"/>
          <w:sz w:val="20"/>
          <w:szCs w:val="20"/>
          <w:lang w:val="en-US"/>
        </w:rPr>
        <w:t>-</w:t>
      </w:r>
      <w:r w:rsidR="00AD63BE">
        <w:rPr>
          <w:rFonts w:ascii="Verdana" w:hAnsi="Verdana"/>
          <w:sz w:val="20"/>
          <w:szCs w:val="20"/>
          <w:lang w:val="en-US"/>
        </w:rPr>
        <w:t xml:space="preserve">Current </w:t>
      </w:r>
      <w:r w:rsidR="0077442D" w:rsidRPr="0077442D">
        <w:rPr>
          <w:rFonts w:ascii="Verdana" w:hAnsi="Verdana"/>
          <w:sz w:val="20"/>
          <w:szCs w:val="20"/>
          <w:lang w:val="en-US"/>
        </w:rPr>
        <w:t>FO tools</w:t>
      </w:r>
      <w:r w:rsidR="009B29B8">
        <w:rPr>
          <w:rFonts w:ascii="Verdana" w:hAnsi="Verdana"/>
          <w:sz w:val="20"/>
          <w:szCs w:val="20"/>
          <w:lang w:val="en-US"/>
        </w:rPr>
        <w:t xml:space="preserve">: Sophis </w:t>
      </w:r>
      <w:r w:rsidR="00563E32">
        <w:rPr>
          <w:rFonts w:ascii="Verdana" w:hAnsi="Verdana"/>
          <w:sz w:val="20"/>
          <w:szCs w:val="20"/>
          <w:lang w:val="en-US"/>
        </w:rPr>
        <w:t xml:space="preserve">(used by </w:t>
      </w:r>
      <w:r w:rsidR="002E4607">
        <w:rPr>
          <w:rFonts w:ascii="Verdana" w:hAnsi="Verdana"/>
          <w:sz w:val="20"/>
          <w:szCs w:val="20"/>
          <w:lang w:val="en-US"/>
        </w:rPr>
        <w:t>FAST</w:t>
      </w:r>
      <w:r w:rsidR="00201DBE">
        <w:rPr>
          <w:rFonts w:ascii="Verdana" w:hAnsi="Verdana"/>
          <w:sz w:val="20"/>
          <w:szCs w:val="20"/>
          <w:lang w:val="en-US"/>
        </w:rPr>
        <w:t>,</w:t>
      </w:r>
      <w:r w:rsidR="00563E32">
        <w:rPr>
          <w:rFonts w:ascii="Verdana" w:hAnsi="Verdana"/>
          <w:sz w:val="20"/>
          <w:szCs w:val="20"/>
          <w:lang w:val="en-US"/>
        </w:rPr>
        <w:t xml:space="preserve"> Equity Finance</w:t>
      </w:r>
      <w:r w:rsidR="00201DBE">
        <w:rPr>
          <w:rFonts w:ascii="Verdana" w:hAnsi="Verdana"/>
          <w:sz w:val="20"/>
          <w:szCs w:val="20"/>
          <w:lang w:val="en-US"/>
        </w:rPr>
        <w:t xml:space="preserve"> and Premium teams</w:t>
      </w:r>
      <w:r w:rsidR="00563E32">
        <w:rPr>
          <w:rFonts w:ascii="Verdana" w:hAnsi="Verdana"/>
          <w:sz w:val="20"/>
          <w:szCs w:val="20"/>
          <w:lang w:val="en-US"/>
        </w:rPr>
        <w:t xml:space="preserve">) </w:t>
      </w:r>
    </w:p>
    <w:p w:rsidR="00AD63BE" w:rsidRDefault="00AD63BE" w:rsidP="0077442D">
      <w:pPr>
        <w:pStyle w:val="DbutTexte"/>
        <w:ind w:left="1419"/>
        <w:rPr>
          <w:rFonts w:ascii="Verdana" w:hAnsi="Verdana"/>
          <w:sz w:val="20"/>
          <w:szCs w:val="20"/>
          <w:lang w:val="en-US"/>
        </w:rPr>
      </w:pPr>
    </w:p>
    <w:p w:rsidR="00201DBE" w:rsidRDefault="00AF4497" w:rsidP="00AD63BE">
      <w:pPr>
        <w:pStyle w:val="DbutTexte"/>
        <w:ind w:left="1419"/>
        <w:rPr>
          <w:rFonts w:ascii="Verdana" w:hAnsi="Verdana"/>
          <w:sz w:val="20"/>
          <w:szCs w:val="20"/>
          <w:lang w:val="en-US"/>
        </w:rPr>
      </w:pPr>
      <w:r>
        <w:rPr>
          <w:rFonts w:ascii="Verdana" w:hAnsi="Verdana"/>
          <w:sz w:val="20"/>
          <w:szCs w:val="20"/>
          <w:lang w:val="en-US"/>
        </w:rPr>
        <w:t>-</w:t>
      </w:r>
      <w:r w:rsidR="00201DBE">
        <w:rPr>
          <w:rFonts w:ascii="Verdana" w:hAnsi="Verdana"/>
          <w:sz w:val="20"/>
          <w:szCs w:val="20"/>
          <w:lang w:val="en-US"/>
        </w:rPr>
        <w:t>Additional target</w:t>
      </w:r>
      <w:r w:rsidR="00AD63BE">
        <w:rPr>
          <w:rFonts w:ascii="Verdana" w:hAnsi="Verdana"/>
          <w:sz w:val="20"/>
          <w:szCs w:val="20"/>
          <w:lang w:val="en-US"/>
        </w:rPr>
        <w:t xml:space="preserve"> </w:t>
      </w:r>
      <w:r w:rsidR="00AD63BE" w:rsidRPr="0077442D">
        <w:rPr>
          <w:rFonts w:ascii="Verdana" w:hAnsi="Verdana"/>
          <w:sz w:val="20"/>
          <w:szCs w:val="20"/>
          <w:lang w:val="en-US"/>
        </w:rPr>
        <w:t>FO tools</w:t>
      </w:r>
      <w:r w:rsidR="00AD63BE">
        <w:rPr>
          <w:rFonts w:ascii="Verdana" w:hAnsi="Verdana"/>
          <w:sz w:val="20"/>
          <w:szCs w:val="20"/>
          <w:lang w:val="en-US"/>
        </w:rPr>
        <w:t>: Caesar Index (</w:t>
      </w:r>
      <w:r w:rsidR="00201DBE">
        <w:rPr>
          <w:rFonts w:ascii="Verdana" w:hAnsi="Verdana"/>
          <w:sz w:val="20"/>
          <w:szCs w:val="20"/>
          <w:lang w:val="en-US"/>
        </w:rPr>
        <w:t xml:space="preserve">will be </w:t>
      </w:r>
      <w:r w:rsidR="00AD63BE">
        <w:rPr>
          <w:rFonts w:ascii="Verdana" w:hAnsi="Verdana"/>
          <w:sz w:val="20"/>
          <w:szCs w:val="20"/>
          <w:lang w:val="en-US"/>
        </w:rPr>
        <w:t xml:space="preserve">used by Financial Engineering, Premium, </w:t>
      </w:r>
      <w:r w:rsidR="00201DBE">
        <w:rPr>
          <w:rFonts w:ascii="Verdana" w:hAnsi="Verdana"/>
          <w:sz w:val="20"/>
          <w:szCs w:val="20"/>
          <w:lang w:val="en-US"/>
        </w:rPr>
        <w:t xml:space="preserve">quantitative, </w:t>
      </w:r>
      <w:r w:rsidR="00AD63BE">
        <w:rPr>
          <w:rFonts w:ascii="Verdana" w:hAnsi="Verdana"/>
          <w:sz w:val="20"/>
          <w:szCs w:val="20"/>
          <w:lang w:val="en-US"/>
        </w:rPr>
        <w:t>FAST and Equity Finance Team)</w:t>
      </w:r>
      <w:r>
        <w:rPr>
          <w:rFonts w:ascii="Verdana" w:hAnsi="Verdana"/>
          <w:sz w:val="20"/>
          <w:szCs w:val="20"/>
          <w:lang w:val="en-US"/>
        </w:rPr>
        <w:t xml:space="preserve"> should be available by the end of 2015</w:t>
      </w:r>
    </w:p>
    <w:p w:rsidR="00AD63BE" w:rsidRDefault="00AD63BE" w:rsidP="00AD63BE">
      <w:pPr>
        <w:pStyle w:val="DbutTexte"/>
        <w:ind w:left="1419"/>
        <w:rPr>
          <w:rFonts w:ascii="Verdana" w:hAnsi="Verdana"/>
          <w:sz w:val="20"/>
          <w:szCs w:val="20"/>
          <w:lang w:val="en-US"/>
        </w:rPr>
      </w:pPr>
      <w:r>
        <w:rPr>
          <w:rFonts w:ascii="Verdana" w:hAnsi="Verdana"/>
          <w:sz w:val="20"/>
          <w:szCs w:val="20"/>
          <w:lang w:val="en-US"/>
        </w:rPr>
        <w:t xml:space="preserve"> </w:t>
      </w:r>
    </w:p>
    <w:p w:rsidR="009B29B8" w:rsidRDefault="00AF4497" w:rsidP="002E4607">
      <w:pPr>
        <w:pStyle w:val="DbutTexte"/>
        <w:ind w:left="1419"/>
        <w:rPr>
          <w:rFonts w:ascii="Verdana" w:hAnsi="Verdana"/>
          <w:sz w:val="20"/>
          <w:szCs w:val="20"/>
          <w:lang w:val="en-US"/>
        </w:rPr>
      </w:pPr>
      <w:r>
        <w:rPr>
          <w:rFonts w:ascii="Verdana" w:hAnsi="Verdana"/>
          <w:sz w:val="20"/>
          <w:szCs w:val="20"/>
          <w:lang w:val="en-US"/>
        </w:rPr>
        <w:t>-</w:t>
      </w:r>
      <w:r w:rsidR="0077442D" w:rsidRPr="0077442D">
        <w:rPr>
          <w:rFonts w:ascii="Verdana" w:hAnsi="Verdana"/>
          <w:sz w:val="20"/>
          <w:szCs w:val="20"/>
          <w:lang w:val="en-US"/>
        </w:rPr>
        <w:t xml:space="preserve">BO tools: Sophis </w:t>
      </w:r>
    </w:p>
    <w:p w:rsidR="002E4607" w:rsidRDefault="002E4607" w:rsidP="002E4607">
      <w:pPr>
        <w:pStyle w:val="DbutTexte"/>
        <w:ind w:left="1419"/>
        <w:rPr>
          <w:rFonts w:ascii="Verdana" w:hAnsi="Verdana"/>
          <w:sz w:val="20"/>
          <w:szCs w:val="20"/>
          <w:lang w:val="en-US"/>
        </w:rPr>
      </w:pPr>
    </w:p>
    <w:p w:rsidR="005F1942" w:rsidRDefault="00AF4497" w:rsidP="002E4607">
      <w:pPr>
        <w:pStyle w:val="DbutTexte"/>
        <w:ind w:left="1419"/>
        <w:rPr>
          <w:rFonts w:ascii="Verdana" w:hAnsi="Verdana"/>
          <w:sz w:val="20"/>
          <w:szCs w:val="20"/>
          <w:lang w:val="en-US"/>
        </w:rPr>
      </w:pPr>
      <w:r>
        <w:rPr>
          <w:rFonts w:ascii="Verdana" w:hAnsi="Verdana"/>
          <w:sz w:val="20"/>
          <w:szCs w:val="20"/>
          <w:lang w:val="en-US"/>
        </w:rPr>
        <w:t>-</w:t>
      </w:r>
      <w:r w:rsidR="005F1942">
        <w:rPr>
          <w:rFonts w:ascii="Verdana" w:hAnsi="Verdana"/>
          <w:sz w:val="20"/>
          <w:szCs w:val="20"/>
          <w:lang w:val="en-US"/>
        </w:rPr>
        <w:t xml:space="preserve">Current booking </w:t>
      </w:r>
      <w:r w:rsidR="00E02150">
        <w:rPr>
          <w:rFonts w:ascii="Verdana" w:hAnsi="Verdana"/>
          <w:sz w:val="20"/>
          <w:szCs w:val="20"/>
          <w:lang w:val="en-US"/>
        </w:rPr>
        <w:t>process would follow the following steps (refer to following chart)</w:t>
      </w:r>
      <w:r w:rsidR="005F1942">
        <w:rPr>
          <w:rFonts w:ascii="Verdana" w:hAnsi="Verdana"/>
          <w:sz w:val="20"/>
          <w:szCs w:val="20"/>
          <w:lang w:val="en-US"/>
        </w:rPr>
        <w:t>:</w:t>
      </w:r>
    </w:p>
    <w:p w:rsidR="005F1942" w:rsidRDefault="005F1942" w:rsidP="002E4607">
      <w:pPr>
        <w:pStyle w:val="DbutTexte"/>
        <w:ind w:left="1419"/>
        <w:rPr>
          <w:rFonts w:ascii="Verdana" w:hAnsi="Verdana"/>
          <w:sz w:val="20"/>
          <w:szCs w:val="20"/>
          <w:lang w:val="en-US"/>
        </w:rPr>
      </w:pPr>
    </w:p>
    <w:p w:rsidR="00E02150" w:rsidRDefault="00E02150" w:rsidP="00E02150">
      <w:pPr>
        <w:pStyle w:val="DbutTexte"/>
        <w:numPr>
          <w:ilvl w:val="0"/>
          <w:numId w:val="24"/>
        </w:numPr>
        <w:rPr>
          <w:rFonts w:ascii="Verdana" w:hAnsi="Verdana"/>
          <w:sz w:val="20"/>
          <w:szCs w:val="20"/>
          <w:lang w:val="en-US"/>
        </w:rPr>
      </w:pPr>
      <w:r w:rsidRPr="00E02150">
        <w:rPr>
          <w:rFonts w:ascii="Verdana" w:hAnsi="Verdana"/>
          <w:b/>
          <w:sz w:val="20"/>
          <w:szCs w:val="20"/>
          <w:lang w:val="en-US"/>
        </w:rPr>
        <w:t>Step 0</w:t>
      </w:r>
      <w:r w:rsidR="005F1942">
        <w:rPr>
          <w:rFonts w:ascii="Verdana" w:hAnsi="Verdana"/>
          <w:sz w:val="20"/>
          <w:szCs w:val="20"/>
          <w:lang w:val="en-US"/>
        </w:rPr>
        <w:t xml:space="preserve">: </w:t>
      </w:r>
      <w:r>
        <w:rPr>
          <w:rFonts w:ascii="Verdana" w:hAnsi="Verdana"/>
          <w:sz w:val="20"/>
          <w:szCs w:val="20"/>
          <w:lang w:val="en-US"/>
        </w:rPr>
        <w:t>The Index rules are drafted and validated by financial engineering, legal department and trading</w:t>
      </w:r>
    </w:p>
    <w:p w:rsidR="00E02150" w:rsidRDefault="00E02150" w:rsidP="00E02150">
      <w:pPr>
        <w:pStyle w:val="DbutTexte"/>
        <w:ind w:left="2100"/>
        <w:rPr>
          <w:rFonts w:ascii="Verdana" w:hAnsi="Verdana"/>
          <w:sz w:val="20"/>
          <w:szCs w:val="20"/>
          <w:lang w:val="en-US"/>
        </w:rPr>
      </w:pPr>
    </w:p>
    <w:p w:rsidR="00E02150" w:rsidRDefault="00E02150" w:rsidP="00E02150">
      <w:pPr>
        <w:pStyle w:val="DbutTexte"/>
        <w:numPr>
          <w:ilvl w:val="0"/>
          <w:numId w:val="24"/>
        </w:numPr>
        <w:rPr>
          <w:rFonts w:ascii="Verdana" w:hAnsi="Verdana"/>
          <w:sz w:val="20"/>
          <w:szCs w:val="20"/>
          <w:lang w:val="en-US"/>
        </w:rPr>
      </w:pPr>
      <w:r w:rsidRPr="00E02150">
        <w:rPr>
          <w:rFonts w:ascii="Verdana" w:hAnsi="Verdana"/>
          <w:b/>
          <w:sz w:val="20"/>
          <w:szCs w:val="20"/>
          <w:lang w:val="en-US"/>
        </w:rPr>
        <w:t>Step 1</w:t>
      </w:r>
      <w:r>
        <w:rPr>
          <w:rFonts w:ascii="Verdana" w:hAnsi="Verdana"/>
          <w:sz w:val="20"/>
          <w:szCs w:val="20"/>
          <w:lang w:val="en-US"/>
        </w:rPr>
        <w:t>: A dedicated Sophis module is developed by the quantitative team in line with the Index Rules</w:t>
      </w:r>
      <w:r w:rsidR="007B4AED">
        <w:rPr>
          <w:rFonts w:ascii="Verdana" w:hAnsi="Verdana"/>
          <w:sz w:val="20"/>
          <w:szCs w:val="20"/>
          <w:lang w:val="en-US"/>
        </w:rPr>
        <w:t>.</w:t>
      </w:r>
    </w:p>
    <w:p w:rsidR="007B4AED" w:rsidRDefault="007B4AED" w:rsidP="007B4AED">
      <w:pPr>
        <w:pStyle w:val="DbutTexte"/>
        <w:ind w:left="2100"/>
        <w:rPr>
          <w:rFonts w:ascii="Verdana" w:hAnsi="Verdana"/>
          <w:sz w:val="20"/>
          <w:szCs w:val="20"/>
          <w:lang w:val="en-US"/>
        </w:rPr>
      </w:pPr>
    </w:p>
    <w:p w:rsidR="00E02150" w:rsidRDefault="007B4AED" w:rsidP="00E02150">
      <w:pPr>
        <w:pStyle w:val="DbutTexte"/>
        <w:ind w:left="2100"/>
        <w:rPr>
          <w:rFonts w:ascii="Verdana" w:hAnsi="Verdana"/>
          <w:sz w:val="20"/>
          <w:szCs w:val="20"/>
          <w:lang w:val="en-US"/>
        </w:rPr>
      </w:pPr>
      <w:r>
        <w:rPr>
          <w:rFonts w:ascii="Verdana" w:hAnsi="Verdana"/>
          <w:sz w:val="20"/>
          <w:szCs w:val="20"/>
          <w:lang w:val="en-US"/>
        </w:rPr>
        <w:t>It is worth mentioning that some significant progress have been made on a new tool i.e. Caesar Index with the objective of providing a software that would (i) enable a robust booking of a rule based index (based on the Index rules) (ii) provide a secure input for the Sophis booking of any transaction linked to the rule based index. Caesar Index should be live by End of 2015.</w:t>
      </w:r>
    </w:p>
    <w:p w:rsidR="007B4AED" w:rsidRDefault="007B4AED" w:rsidP="00E02150">
      <w:pPr>
        <w:pStyle w:val="DbutTexte"/>
        <w:ind w:left="2100"/>
        <w:rPr>
          <w:rFonts w:ascii="Verdana" w:hAnsi="Verdana"/>
          <w:sz w:val="20"/>
          <w:szCs w:val="20"/>
          <w:lang w:val="en-US"/>
        </w:rPr>
      </w:pPr>
    </w:p>
    <w:p w:rsidR="00E02150" w:rsidRDefault="00E02150" w:rsidP="00E02150">
      <w:pPr>
        <w:pStyle w:val="DbutTexte"/>
        <w:numPr>
          <w:ilvl w:val="0"/>
          <w:numId w:val="24"/>
        </w:numPr>
        <w:rPr>
          <w:rFonts w:ascii="Verdana" w:hAnsi="Verdana"/>
          <w:sz w:val="20"/>
          <w:szCs w:val="20"/>
          <w:lang w:val="en-US"/>
        </w:rPr>
      </w:pPr>
      <w:r w:rsidRPr="00AE412F">
        <w:rPr>
          <w:rFonts w:ascii="Verdana" w:hAnsi="Verdana"/>
          <w:b/>
          <w:sz w:val="20"/>
          <w:szCs w:val="20"/>
          <w:lang w:val="en-US"/>
        </w:rPr>
        <w:t>Step 2</w:t>
      </w:r>
      <w:r w:rsidRPr="00AE412F">
        <w:rPr>
          <w:rFonts w:ascii="Verdana" w:hAnsi="Verdana"/>
          <w:sz w:val="20"/>
          <w:szCs w:val="20"/>
          <w:lang w:val="en-US"/>
        </w:rPr>
        <w:t xml:space="preserve">: Above module enable to book the Index inside Sophis </w:t>
      </w:r>
    </w:p>
    <w:p w:rsidR="00AE412F" w:rsidRPr="00AE412F" w:rsidRDefault="00AE412F" w:rsidP="00AE412F">
      <w:pPr>
        <w:pStyle w:val="DbutTexte"/>
        <w:ind w:left="2100"/>
        <w:rPr>
          <w:rFonts w:ascii="Verdana" w:hAnsi="Verdana"/>
          <w:sz w:val="20"/>
          <w:szCs w:val="20"/>
          <w:lang w:val="en-US"/>
        </w:rPr>
      </w:pPr>
    </w:p>
    <w:p w:rsidR="00E02150" w:rsidRDefault="00E02150" w:rsidP="00E02150">
      <w:pPr>
        <w:pStyle w:val="DbutTexte"/>
        <w:numPr>
          <w:ilvl w:val="0"/>
          <w:numId w:val="24"/>
        </w:numPr>
        <w:rPr>
          <w:rFonts w:ascii="Verdana" w:hAnsi="Verdana"/>
          <w:sz w:val="20"/>
          <w:szCs w:val="20"/>
          <w:lang w:val="en-US"/>
        </w:rPr>
      </w:pPr>
      <w:r w:rsidRPr="00E02150">
        <w:rPr>
          <w:rFonts w:ascii="Verdana" w:hAnsi="Verdana"/>
          <w:b/>
          <w:sz w:val="20"/>
          <w:szCs w:val="20"/>
          <w:lang w:val="en-US"/>
        </w:rPr>
        <w:lastRenderedPageBreak/>
        <w:t xml:space="preserve">Step </w:t>
      </w:r>
      <w:r>
        <w:rPr>
          <w:rFonts w:ascii="Verdana" w:hAnsi="Verdana"/>
          <w:b/>
          <w:sz w:val="20"/>
          <w:szCs w:val="20"/>
          <w:lang w:val="en-US"/>
        </w:rPr>
        <w:t>3a</w:t>
      </w:r>
      <w:r>
        <w:rPr>
          <w:rFonts w:ascii="Verdana" w:hAnsi="Verdana"/>
          <w:sz w:val="20"/>
          <w:szCs w:val="20"/>
          <w:lang w:val="en-US"/>
        </w:rPr>
        <w:t xml:space="preserve">: The Sophis Index booking will </w:t>
      </w:r>
      <w:r w:rsidR="00447CD2">
        <w:rPr>
          <w:rFonts w:ascii="Verdana" w:hAnsi="Verdana"/>
          <w:sz w:val="20"/>
          <w:szCs w:val="20"/>
          <w:lang w:val="en-US"/>
        </w:rPr>
        <w:t xml:space="preserve">provide </w:t>
      </w:r>
      <w:r>
        <w:rPr>
          <w:rFonts w:ascii="Verdana" w:hAnsi="Verdana"/>
          <w:sz w:val="20"/>
          <w:szCs w:val="20"/>
          <w:lang w:val="en-US"/>
        </w:rPr>
        <w:t xml:space="preserve">Premium team </w:t>
      </w:r>
      <w:r w:rsidR="00447CD2">
        <w:rPr>
          <w:rFonts w:ascii="Verdana" w:hAnsi="Verdana"/>
          <w:sz w:val="20"/>
          <w:szCs w:val="20"/>
          <w:lang w:val="en-US"/>
        </w:rPr>
        <w:t xml:space="preserve">with the relevant input for </w:t>
      </w:r>
      <w:r>
        <w:rPr>
          <w:rFonts w:ascii="Verdana" w:hAnsi="Verdana"/>
          <w:sz w:val="20"/>
          <w:szCs w:val="20"/>
          <w:lang w:val="en-US"/>
        </w:rPr>
        <w:t>daily valuation and publication of the Index value (e.g. in Bloomberg)</w:t>
      </w:r>
      <w:r w:rsidR="00447CD2">
        <w:rPr>
          <w:rFonts w:ascii="Verdana" w:hAnsi="Verdana"/>
          <w:sz w:val="20"/>
          <w:szCs w:val="20"/>
          <w:lang w:val="en-US"/>
        </w:rPr>
        <w:t xml:space="preserve"> </w:t>
      </w:r>
    </w:p>
    <w:p w:rsidR="00AE412F" w:rsidRDefault="00AE412F" w:rsidP="00AE412F">
      <w:pPr>
        <w:pStyle w:val="ListParagraph"/>
        <w:rPr>
          <w:rFonts w:ascii="Verdana" w:hAnsi="Verdana"/>
          <w:sz w:val="20"/>
          <w:szCs w:val="20"/>
          <w:lang w:val="en-US"/>
        </w:rPr>
      </w:pPr>
    </w:p>
    <w:p w:rsidR="00AE412F" w:rsidRDefault="00AE412F" w:rsidP="00AE412F">
      <w:pPr>
        <w:pStyle w:val="DbutTexte"/>
        <w:ind w:left="2100"/>
        <w:rPr>
          <w:rFonts w:ascii="Verdana" w:hAnsi="Verdana"/>
          <w:sz w:val="20"/>
          <w:szCs w:val="20"/>
          <w:lang w:val="en-US"/>
        </w:rPr>
      </w:pPr>
      <w:r>
        <w:rPr>
          <w:rFonts w:ascii="Verdana" w:hAnsi="Verdana"/>
          <w:sz w:val="20"/>
          <w:szCs w:val="20"/>
          <w:lang w:val="en-US"/>
        </w:rPr>
        <w:t xml:space="preserve">In case there is no existing transaction on the index, current booking is done under sections 215, 785i or 2XX with a quantity close to zero (Refer to </w:t>
      </w:r>
      <w:del w:id="26" w:author="Demoulin Vanessa" w:date="2015-10-07T17:52:00Z">
        <w:r w:rsidDel="00A153D6">
          <w:rPr>
            <w:rFonts w:ascii="Verdana" w:hAnsi="Verdana"/>
            <w:sz w:val="20"/>
            <w:szCs w:val="20"/>
            <w:lang w:val="en-US"/>
          </w:rPr>
          <w:delText>Exibit</w:delText>
        </w:r>
      </w:del>
      <w:ins w:id="27" w:author="Demoulin Vanessa" w:date="2015-10-07T17:52:00Z">
        <w:r w:rsidR="00A153D6">
          <w:rPr>
            <w:rFonts w:ascii="Verdana" w:hAnsi="Verdana"/>
            <w:sz w:val="20"/>
            <w:szCs w:val="20"/>
            <w:lang w:val="en-US"/>
          </w:rPr>
          <w:t>Exhibit</w:t>
        </w:r>
      </w:ins>
      <w:r>
        <w:rPr>
          <w:rFonts w:ascii="Verdana" w:hAnsi="Verdana"/>
          <w:sz w:val="20"/>
          <w:szCs w:val="20"/>
          <w:lang w:val="en-US"/>
        </w:rPr>
        <w:t xml:space="preserve"> 8 as an example of Sophis booking of an index)</w:t>
      </w:r>
    </w:p>
    <w:p w:rsidR="00E02150" w:rsidRDefault="00E02150" w:rsidP="00E02150">
      <w:pPr>
        <w:pStyle w:val="DbutTexte"/>
        <w:ind w:left="1419"/>
        <w:rPr>
          <w:rFonts w:ascii="Verdana" w:hAnsi="Verdana"/>
          <w:sz w:val="20"/>
          <w:szCs w:val="20"/>
          <w:lang w:val="en-GB"/>
        </w:rPr>
      </w:pPr>
    </w:p>
    <w:p w:rsidR="00447CD2" w:rsidRDefault="00447CD2" w:rsidP="005F1942">
      <w:pPr>
        <w:pStyle w:val="DbutTexte"/>
        <w:numPr>
          <w:ilvl w:val="0"/>
          <w:numId w:val="24"/>
        </w:numPr>
        <w:rPr>
          <w:rFonts w:ascii="Verdana" w:hAnsi="Verdana"/>
          <w:sz w:val="20"/>
          <w:szCs w:val="20"/>
          <w:lang w:val="en-US"/>
        </w:rPr>
      </w:pPr>
      <w:r w:rsidRPr="00447CD2">
        <w:rPr>
          <w:rFonts w:ascii="Verdana" w:hAnsi="Verdana"/>
          <w:b/>
          <w:sz w:val="20"/>
          <w:szCs w:val="20"/>
          <w:lang w:val="en-US"/>
        </w:rPr>
        <w:t>Step 3b</w:t>
      </w:r>
      <w:r w:rsidRPr="00447CD2">
        <w:rPr>
          <w:rFonts w:ascii="Verdana" w:hAnsi="Verdana"/>
          <w:sz w:val="20"/>
          <w:szCs w:val="20"/>
          <w:lang w:val="en-US"/>
        </w:rPr>
        <w:t xml:space="preserve">: </w:t>
      </w:r>
      <w:r w:rsidR="00AE412F">
        <w:rPr>
          <w:rFonts w:ascii="Verdana" w:hAnsi="Verdana"/>
          <w:sz w:val="20"/>
          <w:szCs w:val="20"/>
          <w:lang w:val="en-US"/>
        </w:rPr>
        <w:t>In case there is an existing transaction on the rule based index, t</w:t>
      </w:r>
      <w:r w:rsidRPr="00447CD2">
        <w:rPr>
          <w:rFonts w:ascii="Verdana" w:hAnsi="Verdana"/>
          <w:sz w:val="20"/>
          <w:szCs w:val="20"/>
          <w:lang w:val="en-US"/>
        </w:rPr>
        <w:t xml:space="preserve">he Sophis Index booking </w:t>
      </w:r>
      <w:r w:rsidR="00CA2D62">
        <w:rPr>
          <w:rFonts w:ascii="Verdana" w:hAnsi="Verdana"/>
          <w:sz w:val="20"/>
          <w:szCs w:val="20"/>
          <w:lang w:val="en-US"/>
        </w:rPr>
        <w:t>is</w:t>
      </w:r>
      <w:r>
        <w:rPr>
          <w:rFonts w:ascii="Verdana" w:hAnsi="Verdana"/>
          <w:sz w:val="20"/>
          <w:szCs w:val="20"/>
          <w:lang w:val="en-US"/>
        </w:rPr>
        <w:t xml:space="preserve"> instrumental in providing the right input for the booking of the product sold to the customer. Indeed the rule based Index </w:t>
      </w:r>
      <w:r w:rsidR="00AE412F">
        <w:rPr>
          <w:rFonts w:ascii="Verdana" w:hAnsi="Verdana"/>
          <w:sz w:val="20"/>
          <w:szCs w:val="20"/>
          <w:lang w:val="en-US"/>
        </w:rPr>
        <w:t xml:space="preserve">would then treated as </w:t>
      </w:r>
      <w:r>
        <w:rPr>
          <w:rFonts w:ascii="Verdana" w:hAnsi="Verdana"/>
          <w:sz w:val="20"/>
          <w:szCs w:val="20"/>
          <w:lang w:val="en-US"/>
        </w:rPr>
        <w:t>the underlying of the product (</w:t>
      </w:r>
      <w:r w:rsidR="00CA2D62">
        <w:rPr>
          <w:rFonts w:ascii="Verdana" w:hAnsi="Verdana"/>
          <w:sz w:val="20"/>
          <w:szCs w:val="20"/>
          <w:lang w:val="en-US"/>
        </w:rPr>
        <w:t xml:space="preserve">just </w:t>
      </w:r>
      <w:r>
        <w:rPr>
          <w:rFonts w:ascii="Verdana" w:hAnsi="Verdana"/>
          <w:sz w:val="20"/>
          <w:szCs w:val="20"/>
          <w:lang w:val="en-US"/>
        </w:rPr>
        <w:t xml:space="preserve">as any other </w:t>
      </w:r>
      <w:r w:rsidR="00AE412F">
        <w:rPr>
          <w:rFonts w:ascii="Verdana" w:hAnsi="Verdana"/>
          <w:sz w:val="20"/>
          <w:szCs w:val="20"/>
          <w:lang w:val="en-US"/>
        </w:rPr>
        <w:t>other</w:t>
      </w:r>
      <w:r>
        <w:rPr>
          <w:rFonts w:ascii="Verdana" w:hAnsi="Verdana"/>
          <w:sz w:val="20"/>
          <w:szCs w:val="20"/>
          <w:lang w:val="en-US"/>
        </w:rPr>
        <w:t xml:space="preserve"> index would be)</w:t>
      </w:r>
      <w:r w:rsidR="00AE412F">
        <w:rPr>
          <w:rFonts w:ascii="Verdana" w:hAnsi="Verdana"/>
          <w:sz w:val="20"/>
          <w:szCs w:val="20"/>
          <w:lang w:val="en-US"/>
        </w:rPr>
        <w:t>.</w:t>
      </w:r>
    </w:p>
    <w:p w:rsidR="00AE412F" w:rsidRDefault="00AE412F" w:rsidP="00AE412F">
      <w:pPr>
        <w:pStyle w:val="DbutTexte"/>
        <w:ind w:left="2100"/>
        <w:rPr>
          <w:rFonts w:ascii="Verdana" w:hAnsi="Verdana"/>
          <w:sz w:val="20"/>
          <w:szCs w:val="20"/>
          <w:lang w:val="en-US"/>
        </w:rPr>
      </w:pPr>
    </w:p>
    <w:p w:rsidR="00447CD2" w:rsidRDefault="00447CD2" w:rsidP="00447CD2">
      <w:pPr>
        <w:pStyle w:val="DbutTexte"/>
        <w:numPr>
          <w:ilvl w:val="0"/>
          <w:numId w:val="24"/>
        </w:numPr>
        <w:rPr>
          <w:rFonts w:ascii="Verdana" w:hAnsi="Verdana"/>
          <w:sz w:val="20"/>
          <w:szCs w:val="20"/>
          <w:lang w:val="en-US"/>
        </w:rPr>
      </w:pPr>
      <w:r w:rsidRPr="00447CD2">
        <w:rPr>
          <w:rFonts w:ascii="Verdana" w:hAnsi="Verdana"/>
          <w:b/>
          <w:sz w:val="20"/>
          <w:szCs w:val="20"/>
          <w:lang w:val="en-US"/>
        </w:rPr>
        <w:t xml:space="preserve">Step </w:t>
      </w:r>
      <w:r>
        <w:rPr>
          <w:rFonts w:ascii="Verdana" w:hAnsi="Verdana"/>
          <w:b/>
          <w:sz w:val="20"/>
          <w:szCs w:val="20"/>
          <w:lang w:val="en-US"/>
        </w:rPr>
        <w:t>4a</w:t>
      </w:r>
      <w:r w:rsidRPr="00447CD2">
        <w:rPr>
          <w:rFonts w:ascii="Verdana" w:hAnsi="Verdana"/>
          <w:sz w:val="20"/>
          <w:szCs w:val="20"/>
          <w:lang w:val="en-US"/>
        </w:rPr>
        <w:t xml:space="preserve">: </w:t>
      </w:r>
      <w:r>
        <w:rPr>
          <w:rFonts w:ascii="Verdana" w:hAnsi="Verdana"/>
          <w:sz w:val="20"/>
          <w:szCs w:val="20"/>
          <w:lang w:val="en-US"/>
        </w:rPr>
        <w:t>In case of an optional component embedded inside the product, a FAST trading book would manage the volatility component of the product</w:t>
      </w:r>
      <w:r w:rsidR="00AE412F">
        <w:rPr>
          <w:rFonts w:ascii="Verdana" w:hAnsi="Verdana"/>
          <w:sz w:val="20"/>
          <w:szCs w:val="20"/>
          <w:lang w:val="en-US"/>
        </w:rPr>
        <w:t>.</w:t>
      </w:r>
    </w:p>
    <w:p w:rsidR="00A62B9B" w:rsidRDefault="007B4AED" w:rsidP="007B4AED">
      <w:pPr>
        <w:pStyle w:val="DbutTexte"/>
        <w:ind w:left="2100"/>
        <w:rPr>
          <w:rFonts w:ascii="Verdana" w:hAnsi="Verdana"/>
          <w:sz w:val="20"/>
          <w:szCs w:val="20"/>
          <w:lang w:val="en-US"/>
        </w:rPr>
      </w:pPr>
      <w:r>
        <w:rPr>
          <w:rFonts w:ascii="Verdana" w:hAnsi="Verdana"/>
          <w:sz w:val="20"/>
          <w:szCs w:val="20"/>
          <w:lang w:val="en-US"/>
        </w:rPr>
        <w:t xml:space="preserve">(Refer to </w:t>
      </w:r>
      <w:del w:id="28" w:author="Demoulin Vanessa" w:date="2015-10-07T17:52:00Z">
        <w:r w:rsidDel="00A153D6">
          <w:rPr>
            <w:rFonts w:ascii="Verdana" w:hAnsi="Verdana"/>
            <w:sz w:val="20"/>
            <w:szCs w:val="20"/>
            <w:lang w:val="en-US"/>
          </w:rPr>
          <w:delText>Exibit</w:delText>
        </w:r>
      </w:del>
      <w:ins w:id="29" w:author="Demoulin Vanessa" w:date="2015-10-07T17:52:00Z">
        <w:r w:rsidR="00A153D6">
          <w:rPr>
            <w:rFonts w:ascii="Verdana" w:hAnsi="Verdana"/>
            <w:sz w:val="20"/>
            <w:szCs w:val="20"/>
            <w:lang w:val="en-US"/>
          </w:rPr>
          <w:t>Exhibit</w:t>
        </w:r>
      </w:ins>
      <w:r>
        <w:rPr>
          <w:rFonts w:ascii="Verdana" w:hAnsi="Verdana"/>
          <w:sz w:val="20"/>
          <w:szCs w:val="20"/>
          <w:lang w:val="en-US"/>
        </w:rPr>
        <w:t xml:space="preserve"> 9 and 10 as examples of Sophis booking of an option linked to a Natixis rule based Index)</w:t>
      </w:r>
      <w:r w:rsidR="00A62B9B">
        <w:rPr>
          <w:rFonts w:ascii="Verdana" w:hAnsi="Verdana"/>
          <w:sz w:val="20"/>
          <w:szCs w:val="20"/>
          <w:lang w:val="en-US"/>
        </w:rPr>
        <w:t xml:space="preserve">. </w:t>
      </w:r>
    </w:p>
    <w:p w:rsidR="00AE412F" w:rsidRDefault="00AE412F" w:rsidP="007B4AED">
      <w:pPr>
        <w:pStyle w:val="DbutTexte"/>
        <w:ind w:left="2100"/>
        <w:rPr>
          <w:rFonts w:ascii="Verdana" w:hAnsi="Verdana"/>
          <w:sz w:val="20"/>
          <w:szCs w:val="20"/>
          <w:lang w:val="en-US"/>
        </w:rPr>
      </w:pPr>
      <w:r>
        <w:rPr>
          <w:rFonts w:ascii="Verdana" w:hAnsi="Verdana"/>
          <w:sz w:val="20"/>
          <w:szCs w:val="20"/>
          <w:lang w:val="en-US"/>
        </w:rPr>
        <w:t>Current booking section include the 215, however, it is very likely that a significant number of transactions will have to be booked inside a NY FAST book.</w:t>
      </w:r>
      <w:ins w:id="30" w:author="Tenga Fabrice" w:date="2015-10-07T15:12:00Z">
        <w:r w:rsidR="00FA687F">
          <w:rPr>
            <w:rFonts w:ascii="Verdana" w:hAnsi="Verdana"/>
            <w:sz w:val="20"/>
            <w:szCs w:val="20"/>
            <w:lang w:val="en-US"/>
          </w:rPr>
          <w:t xml:space="preserve"> Currently all transactions based on US Equity Indices</w:t>
        </w:r>
      </w:ins>
      <w:ins w:id="31" w:author="Tenga Fabrice" w:date="2015-10-07T15:13:00Z">
        <w:r w:rsidR="00FA687F">
          <w:rPr>
            <w:rFonts w:ascii="Verdana" w:hAnsi="Verdana"/>
            <w:sz w:val="20"/>
            <w:szCs w:val="20"/>
            <w:lang w:val="en-US"/>
          </w:rPr>
          <w:t xml:space="preserve"> underlying</w:t>
        </w:r>
      </w:ins>
      <w:ins w:id="32" w:author="Tenga Fabrice" w:date="2015-10-07T15:12:00Z">
        <w:r w:rsidR="00FA687F">
          <w:rPr>
            <w:rFonts w:ascii="Verdana" w:hAnsi="Verdana"/>
            <w:sz w:val="20"/>
            <w:szCs w:val="20"/>
            <w:lang w:val="en-US"/>
          </w:rPr>
          <w:t xml:space="preserve"> are booked under section 27PA in NY</w:t>
        </w:r>
      </w:ins>
      <w:ins w:id="33" w:author="Tenga Fabrice" w:date="2015-10-07T15:13:00Z">
        <w:r w:rsidR="00FA687F">
          <w:rPr>
            <w:rFonts w:ascii="Verdana" w:hAnsi="Verdana"/>
            <w:sz w:val="20"/>
            <w:szCs w:val="20"/>
            <w:lang w:val="en-US"/>
          </w:rPr>
          <w:t>. However</w:t>
        </w:r>
      </w:ins>
      <w:ins w:id="34" w:author="Tenga Fabrice" w:date="2015-10-07T15:14:00Z">
        <w:r w:rsidR="00FA687F">
          <w:rPr>
            <w:rFonts w:ascii="Verdana" w:hAnsi="Verdana"/>
            <w:sz w:val="20"/>
            <w:szCs w:val="20"/>
            <w:lang w:val="en-US"/>
          </w:rPr>
          <w:t xml:space="preserve"> since</w:t>
        </w:r>
      </w:ins>
      <w:ins w:id="35" w:author="Tenga Fabrice" w:date="2015-10-07T15:13:00Z">
        <w:r w:rsidR="00FA687F">
          <w:rPr>
            <w:rFonts w:ascii="Verdana" w:hAnsi="Verdana"/>
            <w:sz w:val="20"/>
            <w:szCs w:val="20"/>
            <w:lang w:val="en-US"/>
          </w:rPr>
          <w:t xml:space="preserve"> no transaction based on algorithm indices ha</w:t>
        </w:r>
      </w:ins>
      <w:ins w:id="36" w:author="Tenga Fabrice" w:date="2015-10-07T15:14:00Z">
        <w:r w:rsidR="00FA687F">
          <w:rPr>
            <w:rFonts w:ascii="Verdana" w:hAnsi="Verdana"/>
            <w:sz w:val="20"/>
            <w:szCs w:val="20"/>
            <w:lang w:val="en-US"/>
          </w:rPr>
          <w:t>ve</w:t>
        </w:r>
      </w:ins>
      <w:ins w:id="37" w:author="Tenga Fabrice" w:date="2015-10-07T15:13:00Z">
        <w:r w:rsidR="00FA687F">
          <w:rPr>
            <w:rFonts w:ascii="Verdana" w:hAnsi="Verdana"/>
            <w:sz w:val="20"/>
            <w:szCs w:val="20"/>
            <w:lang w:val="en-US"/>
          </w:rPr>
          <w:t xml:space="preserve"> </w:t>
        </w:r>
      </w:ins>
      <w:ins w:id="38" w:author="Tenga Fabrice" w:date="2015-10-07T15:14:00Z">
        <w:r w:rsidR="00FA687F">
          <w:rPr>
            <w:rFonts w:ascii="Verdana" w:hAnsi="Verdana"/>
            <w:sz w:val="20"/>
            <w:szCs w:val="20"/>
            <w:lang w:val="en-US"/>
          </w:rPr>
          <w:t xml:space="preserve">already been booked </w:t>
        </w:r>
      </w:ins>
      <w:ins w:id="39" w:author="Tenga Fabrice" w:date="2015-10-07T15:15:00Z">
        <w:r w:rsidR="00FA687F">
          <w:rPr>
            <w:rFonts w:ascii="Verdana" w:hAnsi="Verdana"/>
            <w:sz w:val="20"/>
            <w:szCs w:val="20"/>
            <w:lang w:val="en-US"/>
          </w:rPr>
          <w:t>i</w:t>
        </w:r>
      </w:ins>
      <w:ins w:id="40" w:author="Tenga Fabrice" w:date="2015-10-07T15:14:00Z">
        <w:r w:rsidR="00FA687F">
          <w:rPr>
            <w:rFonts w:ascii="Verdana" w:hAnsi="Verdana"/>
            <w:sz w:val="20"/>
            <w:szCs w:val="20"/>
            <w:lang w:val="en-US"/>
          </w:rPr>
          <w:t xml:space="preserve">n NY, Trading may want to create </w:t>
        </w:r>
      </w:ins>
      <w:ins w:id="41" w:author="Tenga Fabrice" w:date="2015-10-07T15:15:00Z">
        <w:r w:rsidR="00FA687F">
          <w:rPr>
            <w:rFonts w:ascii="Verdana" w:hAnsi="Verdana"/>
            <w:sz w:val="20"/>
            <w:szCs w:val="20"/>
            <w:lang w:val="en-US"/>
          </w:rPr>
          <w:t xml:space="preserve">a </w:t>
        </w:r>
      </w:ins>
      <w:ins w:id="42" w:author="Tenga Fabrice" w:date="2015-10-07T15:14:00Z">
        <w:r w:rsidR="00FA687F">
          <w:rPr>
            <w:rFonts w:ascii="Verdana" w:hAnsi="Verdana"/>
            <w:sz w:val="20"/>
            <w:szCs w:val="20"/>
            <w:lang w:val="en-US"/>
          </w:rPr>
          <w:t xml:space="preserve">new </w:t>
        </w:r>
      </w:ins>
      <w:ins w:id="43" w:author="Tenga Fabrice" w:date="2015-10-07T15:15:00Z">
        <w:r w:rsidR="00FA687F">
          <w:rPr>
            <w:rFonts w:ascii="Verdana" w:hAnsi="Verdana"/>
            <w:sz w:val="20"/>
            <w:szCs w:val="20"/>
            <w:lang w:val="en-US"/>
          </w:rPr>
          <w:t>dedicated section.</w:t>
        </w:r>
      </w:ins>
    </w:p>
    <w:p w:rsidR="00447CD2" w:rsidRDefault="00447CD2" w:rsidP="00447CD2">
      <w:pPr>
        <w:pStyle w:val="ListParagraph"/>
        <w:rPr>
          <w:rFonts w:ascii="Verdana" w:hAnsi="Verdana"/>
          <w:sz w:val="20"/>
          <w:szCs w:val="20"/>
          <w:lang w:val="en-US"/>
        </w:rPr>
      </w:pPr>
    </w:p>
    <w:p w:rsidR="00447CD2" w:rsidRDefault="00447CD2" w:rsidP="00447CD2">
      <w:pPr>
        <w:pStyle w:val="DbutTexte"/>
        <w:numPr>
          <w:ilvl w:val="0"/>
          <w:numId w:val="24"/>
        </w:numPr>
        <w:rPr>
          <w:rFonts w:ascii="Verdana" w:hAnsi="Verdana"/>
          <w:sz w:val="20"/>
          <w:szCs w:val="20"/>
          <w:lang w:val="en-US"/>
        </w:rPr>
      </w:pPr>
      <w:r w:rsidRPr="00447CD2">
        <w:rPr>
          <w:rFonts w:ascii="Verdana" w:hAnsi="Verdana"/>
          <w:b/>
          <w:sz w:val="20"/>
          <w:szCs w:val="20"/>
          <w:lang w:val="en-US"/>
        </w:rPr>
        <w:t xml:space="preserve">Step </w:t>
      </w:r>
      <w:r>
        <w:rPr>
          <w:rFonts w:ascii="Verdana" w:hAnsi="Verdana"/>
          <w:b/>
          <w:sz w:val="20"/>
          <w:szCs w:val="20"/>
          <w:lang w:val="en-US"/>
        </w:rPr>
        <w:t>4b</w:t>
      </w:r>
      <w:r w:rsidRPr="00447CD2">
        <w:rPr>
          <w:rFonts w:ascii="Verdana" w:hAnsi="Verdana"/>
          <w:sz w:val="20"/>
          <w:szCs w:val="20"/>
          <w:lang w:val="en-US"/>
        </w:rPr>
        <w:t xml:space="preserve">: </w:t>
      </w:r>
      <w:r>
        <w:rPr>
          <w:rFonts w:ascii="Verdana" w:hAnsi="Verdana"/>
          <w:sz w:val="20"/>
          <w:szCs w:val="20"/>
          <w:lang w:val="en-US"/>
        </w:rPr>
        <w:t xml:space="preserve">In case of an equity TRS component embedded inside the product, an EQUITY FINANCE trading book would manage the </w:t>
      </w:r>
      <w:r w:rsidR="007B4AED">
        <w:rPr>
          <w:rFonts w:ascii="Verdana" w:hAnsi="Verdana"/>
          <w:sz w:val="20"/>
          <w:szCs w:val="20"/>
          <w:lang w:val="en-US"/>
        </w:rPr>
        <w:t>“delta one” component</w:t>
      </w:r>
    </w:p>
    <w:p w:rsidR="00DE4618" w:rsidRDefault="00DE4618" w:rsidP="005509D9">
      <w:pPr>
        <w:pStyle w:val="DbutTexte"/>
        <w:ind w:left="0"/>
        <w:rPr>
          <w:rFonts w:ascii="Verdana" w:hAnsi="Verdana"/>
          <w:sz w:val="20"/>
          <w:szCs w:val="20"/>
          <w:lang w:val="en-US"/>
        </w:rPr>
      </w:pPr>
    </w:p>
    <w:p w:rsidR="00A62B9B" w:rsidDel="00FA687F" w:rsidRDefault="00A62B9B" w:rsidP="00A62B9B">
      <w:pPr>
        <w:pStyle w:val="DbutTexte"/>
        <w:ind w:left="2100"/>
        <w:rPr>
          <w:del w:id="44" w:author="Tenga Fabrice" w:date="2015-10-07T15:16:00Z"/>
          <w:rFonts w:ascii="Verdana" w:hAnsi="Verdana"/>
          <w:sz w:val="20"/>
          <w:szCs w:val="20"/>
          <w:lang w:val="en-US"/>
        </w:rPr>
      </w:pPr>
      <w:del w:id="45" w:author="Tenga Fabrice" w:date="2015-10-07T15:16:00Z">
        <w:r w:rsidDel="00FA687F">
          <w:rPr>
            <w:rFonts w:ascii="Verdana" w:hAnsi="Verdana"/>
            <w:sz w:val="20"/>
            <w:szCs w:val="20"/>
            <w:lang w:val="en-US"/>
          </w:rPr>
          <w:delText>Other considerations regarding the trading book location (NY, Paris, London, Hong Kong) will be in line with the existing booking rules of</w:delText>
        </w:r>
        <w:r w:rsidR="00AE412F" w:rsidDel="00FA687F">
          <w:rPr>
            <w:rFonts w:ascii="Verdana" w:hAnsi="Verdana"/>
            <w:sz w:val="20"/>
            <w:szCs w:val="20"/>
            <w:lang w:val="en-US"/>
          </w:rPr>
          <w:delText xml:space="preserve"> a standard product i.e. </w:delText>
        </w:r>
        <w:r w:rsidDel="00FA687F">
          <w:rPr>
            <w:rFonts w:ascii="Verdana" w:hAnsi="Verdana"/>
            <w:sz w:val="20"/>
            <w:szCs w:val="20"/>
            <w:lang w:val="en-US"/>
          </w:rPr>
          <w:delText>based on</w:delText>
        </w:r>
        <w:r w:rsidR="00AE412F" w:rsidDel="00FA687F">
          <w:rPr>
            <w:rFonts w:ascii="Verdana" w:hAnsi="Verdana"/>
            <w:sz w:val="20"/>
            <w:szCs w:val="20"/>
            <w:lang w:val="en-US"/>
          </w:rPr>
          <w:delText xml:space="preserve"> the</w:delText>
        </w:r>
        <w:r w:rsidDel="00FA687F">
          <w:rPr>
            <w:rFonts w:ascii="Verdana" w:hAnsi="Verdana"/>
            <w:sz w:val="20"/>
            <w:szCs w:val="20"/>
            <w:lang w:val="en-US"/>
          </w:rPr>
          <w:delText xml:space="preserve"> </w:delText>
        </w:r>
        <w:r w:rsidR="00AE412F" w:rsidDel="00FA687F">
          <w:rPr>
            <w:rFonts w:ascii="Verdana" w:hAnsi="Verdana"/>
            <w:sz w:val="20"/>
            <w:szCs w:val="20"/>
            <w:lang w:val="en-US"/>
          </w:rPr>
          <w:delText>geographical origin of its underlyings.</w:delText>
        </w:r>
      </w:del>
    </w:p>
    <w:p w:rsidR="00B91219" w:rsidRDefault="00B91219" w:rsidP="00A62B9B">
      <w:pPr>
        <w:pStyle w:val="DbutTexte"/>
        <w:ind w:left="2100"/>
        <w:rPr>
          <w:rFonts w:ascii="Verdana" w:hAnsi="Verdana"/>
          <w:sz w:val="20"/>
          <w:szCs w:val="20"/>
          <w:lang w:val="en-US"/>
        </w:rPr>
      </w:pPr>
    </w:p>
    <w:p w:rsidR="00A62B9B" w:rsidRPr="007B4AED" w:rsidRDefault="00A62B9B" w:rsidP="005509D9">
      <w:pPr>
        <w:pStyle w:val="DbutTexte"/>
        <w:ind w:left="0"/>
        <w:rPr>
          <w:rFonts w:ascii="Verdana" w:hAnsi="Verdana"/>
          <w:sz w:val="20"/>
          <w:szCs w:val="20"/>
          <w:lang w:val="en-US"/>
        </w:rPr>
      </w:pPr>
    </w:p>
    <w:p w:rsidR="00C20DCE" w:rsidRDefault="00B91219" w:rsidP="007E203A">
      <w:pPr>
        <w:pStyle w:val="DbutTexte"/>
        <w:ind w:left="1419"/>
        <w:rPr>
          <w:rFonts w:ascii="Verdana" w:hAnsi="Verdana"/>
          <w:sz w:val="20"/>
          <w:szCs w:val="20"/>
          <w:lang w:val="en-GB"/>
        </w:rPr>
      </w:pPr>
      <w:r>
        <w:rPr>
          <w:noProof/>
          <w:lang w:val="en-US" w:eastAsia="en-US"/>
        </w:rPr>
        <w:lastRenderedPageBreak/>
        <w:drawing>
          <wp:inline distT="0" distB="0" distL="0" distR="0" wp14:anchorId="6830312C" wp14:editId="1BDB5920">
            <wp:extent cx="5943600" cy="3668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68395"/>
                    </a:xfrm>
                    <a:prstGeom prst="rect">
                      <a:avLst/>
                    </a:prstGeom>
                  </pic:spPr>
                </pic:pic>
              </a:graphicData>
            </a:graphic>
          </wp:inline>
        </w:drawing>
      </w:r>
    </w:p>
    <w:p w:rsidR="00C20DCE" w:rsidRDefault="00C20DCE" w:rsidP="007E203A">
      <w:pPr>
        <w:pStyle w:val="DbutTexte"/>
        <w:ind w:left="1419"/>
        <w:rPr>
          <w:rFonts w:ascii="Verdana" w:hAnsi="Verdana"/>
          <w:sz w:val="20"/>
          <w:szCs w:val="20"/>
          <w:lang w:val="en-GB"/>
        </w:rPr>
      </w:pPr>
    </w:p>
    <w:p w:rsidR="00C20DCE" w:rsidRDefault="00C20DCE" w:rsidP="007E203A">
      <w:pPr>
        <w:pStyle w:val="DbutTexte"/>
        <w:ind w:left="1419"/>
        <w:rPr>
          <w:rFonts w:ascii="Verdana" w:hAnsi="Verdana"/>
          <w:sz w:val="20"/>
          <w:szCs w:val="20"/>
          <w:lang w:val="en-GB"/>
        </w:rPr>
      </w:pPr>
    </w:p>
    <w:p w:rsidR="00921B31" w:rsidRPr="00ED7B9B" w:rsidRDefault="001558F8" w:rsidP="007E203A">
      <w:pPr>
        <w:rPr>
          <w:i/>
          <w:lang w:val="en-GB"/>
        </w:rPr>
      </w:pPr>
      <w:r w:rsidRPr="00ED7B9B">
        <w:rPr>
          <w:i/>
          <w:lang w:val="en-GB"/>
        </w:rPr>
        <w:t>Risk management</w:t>
      </w:r>
      <w:r w:rsidR="00921B31" w:rsidRPr="00ED7B9B">
        <w:rPr>
          <w:i/>
          <w:lang w:val="en-GB"/>
        </w:rPr>
        <w:t>.</w:t>
      </w:r>
    </w:p>
    <w:p w:rsidR="00CD4DCD" w:rsidRPr="00ED7B9B" w:rsidRDefault="00CD4DCD" w:rsidP="00341A6C">
      <w:pPr>
        <w:pStyle w:val="DbutTexte"/>
        <w:ind w:left="360"/>
        <w:rPr>
          <w:rFonts w:ascii="Verdana" w:hAnsi="Verdana"/>
          <w:sz w:val="20"/>
          <w:szCs w:val="20"/>
          <w:lang w:val="en-GB"/>
        </w:rPr>
      </w:pPr>
    </w:p>
    <w:p w:rsidR="005D2FBB" w:rsidRDefault="005C3D85" w:rsidP="00A030F6">
      <w:pPr>
        <w:pStyle w:val="DbutTexte"/>
        <w:ind w:left="360"/>
        <w:rPr>
          <w:rFonts w:ascii="Verdana" w:hAnsi="Verdana"/>
          <w:sz w:val="20"/>
          <w:szCs w:val="20"/>
          <w:lang w:val="en-GB"/>
        </w:rPr>
      </w:pPr>
      <w:r>
        <w:rPr>
          <w:rFonts w:ascii="Verdana" w:hAnsi="Verdana"/>
          <w:sz w:val="20"/>
          <w:szCs w:val="20"/>
          <w:lang w:val="en-GB"/>
        </w:rPr>
        <w:t xml:space="preserve">Thank’s to the NPC 09-30, </w:t>
      </w:r>
      <w:r w:rsidR="00341A6C" w:rsidRPr="00ED7B9B">
        <w:rPr>
          <w:rFonts w:ascii="Verdana" w:hAnsi="Verdana"/>
          <w:sz w:val="20"/>
          <w:szCs w:val="20"/>
          <w:lang w:val="en-GB"/>
        </w:rPr>
        <w:t>Risk</w:t>
      </w:r>
      <w:r w:rsidR="00CD4DCD" w:rsidRPr="00ED7B9B">
        <w:rPr>
          <w:rFonts w:ascii="Verdana" w:hAnsi="Verdana"/>
          <w:sz w:val="20"/>
          <w:szCs w:val="20"/>
          <w:lang w:val="en-GB"/>
        </w:rPr>
        <w:t xml:space="preserve"> </w:t>
      </w:r>
      <w:r w:rsidR="00341A6C" w:rsidRPr="00ED7B9B">
        <w:rPr>
          <w:rFonts w:ascii="Verdana" w:hAnsi="Verdana"/>
          <w:sz w:val="20"/>
          <w:szCs w:val="20"/>
          <w:lang w:val="en-GB"/>
        </w:rPr>
        <w:t xml:space="preserve">Mandate </w:t>
      </w:r>
      <w:r>
        <w:rPr>
          <w:rFonts w:ascii="Verdana" w:hAnsi="Verdana"/>
          <w:sz w:val="20"/>
          <w:szCs w:val="20"/>
          <w:lang w:val="en-GB"/>
        </w:rPr>
        <w:t>trading book have already been granted risk mandates in the context of booking transactions linked to rule based indices.</w:t>
      </w:r>
    </w:p>
    <w:p w:rsidR="005C3D85" w:rsidRDefault="005C3D85" w:rsidP="00A030F6">
      <w:pPr>
        <w:pStyle w:val="DbutTexte"/>
        <w:ind w:left="360"/>
        <w:rPr>
          <w:rFonts w:ascii="Verdana" w:hAnsi="Verdana"/>
          <w:sz w:val="20"/>
          <w:szCs w:val="20"/>
          <w:lang w:val="en-GB"/>
        </w:rPr>
      </w:pPr>
    </w:p>
    <w:p w:rsidR="005C3D85" w:rsidRDefault="005C3D85" w:rsidP="00A030F6">
      <w:pPr>
        <w:pStyle w:val="DbutTexte"/>
        <w:ind w:left="360"/>
        <w:rPr>
          <w:rFonts w:ascii="Verdana" w:hAnsi="Verdana"/>
          <w:sz w:val="20"/>
          <w:szCs w:val="20"/>
          <w:lang w:val="en-GB"/>
        </w:rPr>
      </w:pPr>
      <w:r>
        <w:rPr>
          <w:rFonts w:ascii="Verdana" w:hAnsi="Verdana"/>
          <w:sz w:val="20"/>
          <w:szCs w:val="20"/>
          <w:lang w:val="en-GB"/>
        </w:rPr>
        <w:t>Our suggestion is to review or extend the risk mandates following the new FAST trading organisation</w:t>
      </w:r>
    </w:p>
    <w:p w:rsidR="005C3D85" w:rsidRPr="00ED7B9B" w:rsidRDefault="005C3D85" w:rsidP="00A030F6">
      <w:pPr>
        <w:pStyle w:val="DbutTexte"/>
        <w:ind w:left="360"/>
        <w:rPr>
          <w:b/>
          <w:bCs/>
          <w:color w:val="005580"/>
          <w:lang w:val="en-GB"/>
        </w:rPr>
      </w:pPr>
    </w:p>
    <w:p w:rsidR="00AA6823" w:rsidRPr="00ED7B9B" w:rsidRDefault="00AA6823" w:rsidP="00853CF5">
      <w:pPr>
        <w:rPr>
          <w:b/>
          <w:bCs/>
          <w:color w:val="005580"/>
          <w:lang w:val="en-GB"/>
        </w:rPr>
      </w:pPr>
    </w:p>
    <w:p w:rsidR="00AA6823" w:rsidRPr="00ED7B9B" w:rsidRDefault="00AA6823" w:rsidP="00853CF5">
      <w:pPr>
        <w:rPr>
          <w:b/>
          <w:bCs/>
          <w:color w:val="005580"/>
          <w:lang w:val="en-GB"/>
        </w:rPr>
      </w:pPr>
    </w:p>
    <w:p w:rsidR="004471C1" w:rsidRPr="0077442D" w:rsidRDefault="004471C1" w:rsidP="00853CF5">
      <w:pPr>
        <w:rPr>
          <w:b/>
          <w:bCs/>
          <w:color w:val="005580"/>
          <w:lang w:val="en-GB"/>
        </w:rPr>
      </w:pPr>
    </w:p>
    <w:p w:rsidR="00AA6823" w:rsidRPr="00ED7B9B" w:rsidRDefault="00AA6823" w:rsidP="00853CF5">
      <w:pPr>
        <w:rPr>
          <w:b/>
          <w:bCs/>
          <w:color w:val="005580"/>
          <w:lang w:val="en-GB"/>
        </w:rPr>
      </w:pPr>
    </w:p>
    <w:p w:rsidR="00AA6823" w:rsidRPr="00ED7B9B" w:rsidRDefault="00AA6823" w:rsidP="00853CF5">
      <w:pPr>
        <w:rPr>
          <w:b/>
          <w:bCs/>
          <w:color w:val="005580"/>
          <w:lang w:val="en-GB"/>
        </w:rPr>
      </w:pPr>
    </w:p>
    <w:p w:rsidR="00AA6823" w:rsidRPr="00ED7B9B" w:rsidRDefault="00AA6823" w:rsidP="00853CF5">
      <w:pPr>
        <w:rPr>
          <w:b/>
          <w:bCs/>
          <w:color w:val="005580"/>
          <w:lang w:val="en-GB"/>
        </w:rPr>
      </w:pPr>
    </w:p>
    <w:p w:rsidR="009B29B8" w:rsidRDefault="009B29B8">
      <w:pPr>
        <w:rPr>
          <w:b/>
          <w:bCs/>
          <w:color w:val="005580"/>
          <w:lang w:val="en-GB"/>
        </w:rPr>
      </w:pPr>
      <w:r>
        <w:rPr>
          <w:b/>
          <w:bCs/>
          <w:color w:val="005580"/>
          <w:lang w:val="en-GB"/>
        </w:rPr>
        <w:br w:type="page"/>
      </w:r>
    </w:p>
    <w:p w:rsidR="003D01BA" w:rsidRDefault="003D01BA">
      <w:pPr>
        <w:rPr>
          <w:b/>
          <w:bCs/>
          <w:color w:val="005580"/>
          <w:lang w:val="en-GB"/>
        </w:rPr>
      </w:pPr>
      <w:del w:id="46" w:author="Demoulin Vanessa" w:date="2015-10-07T17:49:00Z">
        <w:r w:rsidDel="00FB216B">
          <w:rPr>
            <w:b/>
            <w:bCs/>
            <w:color w:val="005580"/>
            <w:lang w:val="en-GB"/>
          </w:rPr>
          <w:lastRenderedPageBreak/>
          <w:delText>Exibit</w:delText>
        </w:r>
      </w:del>
      <w:ins w:id="47" w:author="Demoulin Vanessa" w:date="2015-10-07T17:49:00Z">
        <w:r w:rsidR="00FB216B">
          <w:rPr>
            <w:b/>
            <w:bCs/>
            <w:color w:val="005580"/>
            <w:lang w:val="en-GB"/>
          </w:rPr>
          <w:t>Exhibit</w:t>
        </w:r>
      </w:ins>
      <w:r>
        <w:rPr>
          <w:b/>
          <w:bCs/>
          <w:color w:val="005580"/>
          <w:lang w:val="en-GB"/>
        </w:rPr>
        <w:t xml:space="preserve"> 1: </w:t>
      </w:r>
      <w:del w:id="48" w:author="Demoulin Vanessa" w:date="2015-10-07T17:48:00Z">
        <w:r w:rsidDel="00FB216B">
          <w:rPr>
            <w:b/>
            <w:bCs/>
            <w:color w:val="005580"/>
            <w:lang w:val="en-GB"/>
          </w:rPr>
          <w:delText>Exemple</w:delText>
        </w:r>
      </w:del>
      <w:ins w:id="49" w:author="Demoulin Vanessa" w:date="2015-10-07T17:48:00Z">
        <w:r w:rsidR="00FB216B">
          <w:rPr>
            <w:b/>
            <w:bCs/>
            <w:color w:val="005580"/>
            <w:lang w:val="en-GB"/>
          </w:rPr>
          <w:t>Example</w:t>
        </w:r>
      </w:ins>
      <w:r>
        <w:rPr>
          <w:b/>
          <w:bCs/>
          <w:color w:val="005580"/>
          <w:lang w:val="en-GB"/>
        </w:rPr>
        <w:t xml:space="preserve"> of Bloomberg Page of Natixis Publication</w:t>
      </w:r>
    </w:p>
    <w:p w:rsidR="003D01BA" w:rsidRDefault="003D01BA">
      <w:pPr>
        <w:rPr>
          <w:b/>
          <w:bCs/>
          <w:color w:val="005580"/>
          <w:lang w:val="en-GB"/>
        </w:rPr>
      </w:pPr>
    </w:p>
    <w:p w:rsidR="003D01BA" w:rsidRDefault="003D01BA">
      <w:pPr>
        <w:rPr>
          <w:b/>
          <w:bCs/>
          <w:color w:val="005580"/>
          <w:lang w:val="en-GB"/>
        </w:rPr>
      </w:pPr>
      <w:r>
        <w:rPr>
          <w:noProof/>
          <w:lang w:val="en-US" w:eastAsia="en-US"/>
        </w:rPr>
        <w:drawing>
          <wp:inline distT="0" distB="0" distL="0" distR="0" wp14:anchorId="7CF7393E" wp14:editId="335C0A5E">
            <wp:extent cx="6479540" cy="4595543"/>
            <wp:effectExtent l="0" t="0" r="0" b="0"/>
            <wp:docPr id="8" name="Picture 8" descr="C:\Users\ftenga\AppData\Local\Temp\Bloomberg\Temp\bfm8D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tenga\AppData\Local\Temp\Bloomberg\Temp\bfm8DC9.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4595543"/>
                    </a:xfrm>
                    <a:prstGeom prst="rect">
                      <a:avLst/>
                    </a:prstGeom>
                    <a:noFill/>
                    <a:ln>
                      <a:noFill/>
                    </a:ln>
                  </pic:spPr>
                </pic:pic>
              </a:graphicData>
            </a:graphic>
          </wp:inline>
        </w:drawing>
      </w:r>
    </w:p>
    <w:p w:rsidR="003D01BA" w:rsidRDefault="003D01BA">
      <w:pPr>
        <w:rPr>
          <w:b/>
          <w:bCs/>
          <w:color w:val="005580"/>
          <w:lang w:val="en-GB"/>
        </w:rPr>
      </w:pPr>
    </w:p>
    <w:p w:rsidR="003D01BA" w:rsidRDefault="003D01BA">
      <w:pPr>
        <w:rPr>
          <w:b/>
          <w:bCs/>
          <w:color w:val="005580"/>
          <w:lang w:val="en-GB"/>
        </w:rPr>
      </w:pPr>
    </w:p>
    <w:p w:rsidR="003D01BA" w:rsidRDefault="003D01BA">
      <w:pPr>
        <w:rPr>
          <w:b/>
          <w:bCs/>
          <w:color w:val="005580"/>
          <w:lang w:val="en-GB"/>
        </w:rPr>
      </w:pPr>
    </w:p>
    <w:p w:rsidR="003D01BA" w:rsidRDefault="003D01BA">
      <w:pPr>
        <w:rPr>
          <w:b/>
          <w:bCs/>
          <w:color w:val="005580"/>
          <w:lang w:val="en-GB"/>
        </w:rPr>
      </w:pPr>
    </w:p>
    <w:p w:rsidR="003D01BA" w:rsidRDefault="003D01B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D916FA" w:rsidRDefault="00D916FA">
      <w:pPr>
        <w:rPr>
          <w:b/>
          <w:bCs/>
          <w:color w:val="005580"/>
          <w:lang w:val="en-GB"/>
        </w:rPr>
      </w:pPr>
    </w:p>
    <w:p w:rsidR="003D01BA" w:rsidRDefault="003D01BA">
      <w:pPr>
        <w:rPr>
          <w:b/>
          <w:bCs/>
          <w:color w:val="005580"/>
          <w:lang w:val="en-GB"/>
        </w:rPr>
      </w:pPr>
    </w:p>
    <w:p w:rsidR="006D63DF" w:rsidRDefault="006D63DF">
      <w:pPr>
        <w:rPr>
          <w:b/>
          <w:bCs/>
          <w:color w:val="005580"/>
          <w:lang w:val="en-GB"/>
        </w:rPr>
      </w:pPr>
    </w:p>
    <w:p w:rsidR="00D916FA" w:rsidRDefault="00D916FA" w:rsidP="00D916FA">
      <w:pPr>
        <w:rPr>
          <w:b/>
          <w:bCs/>
          <w:color w:val="005580"/>
          <w:lang w:val="en-GB"/>
        </w:rPr>
      </w:pPr>
      <w:del w:id="50" w:author="Demoulin Vanessa" w:date="2015-10-07T17:49:00Z">
        <w:r w:rsidDel="00FB216B">
          <w:rPr>
            <w:b/>
            <w:bCs/>
            <w:color w:val="005580"/>
            <w:lang w:val="en-GB"/>
          </w:rPr>
          <w:lastRenderedPageBreak/>
          <w:delText>Exibit</w:delText>
        </w:r>
      </w:del>
      <w:ins w:id="51" w:author="Demoulin Vanessa" w:date="2015-10-07T17:49:00Z">
        <w:r w:rsidR="00FB216B">
          <w:rPr>
            <w:b/>
            <w:bCs/>
            <w:color w:val="005580"/>
            <w:lang w:val="en-GB"/>
          </w:rPr>
          <w:t>Exhibit</w:t>
        </w:r>
      </w:ins>
      <w:r>
        <w:rPr>
          <w:b/>
          <w:bCs/>
          <w:color w:val="005580"/>
          <w:lang w:val="en-GB"/>
        </w:rPr>
        <w:t xml:space="preserve"> 2: Snapshot of the internal website dedicated to daily </w:t>
      </w:r>
      <w:r w:rsidR="00136B01">
        <w:rPr>
          <w:b/>
          <w:bCs/>
          <w:color w:val="005580"/>
          <w:lang w:val="en-GB"/>
        </w:rPr>
        <w:t xml:space="preserve">Natixis rule based </w:t>
      </w:r>
      <w:r>
        <w:rPr>
          <w:b/>
          <w:bCs/>
          <w:color w:val="005580"/>
          <w:lang w:val="en-GB"/>
        </w:rPr>
        <w:t>index valuations</w:t>
      </w:r>
    </w:p>
    <w:p w:rsidR="003D01BA" w:rsidRDefault="003D01BA">
      <w:pPr>
        <w:rPr>
          <w:b/>
          <w:bCs/>
          <w:color w:val="005580"/>
          <w:lang w:val="en-GB"/>
        </w:rPr>
      </w:pPr>
    </w:p>
    <w:p w:rsidR="00D916FA" w:rsidRDefault="00D916FA">
      <w:pPr>
        <w:rPr>
          <w:b/>
          <w:bCs/>
          <w:color w:val="005580"/>
          <w:lang w:val="en-GB"/>
        </w:rPr>
      </w:pPr>
    </w:p>
    <w:p w:rsidR="00D916FA" w:rsidRDefault="00D916FA">
      <w:pPr>
        <w:rPr>
          <w:b/>
          <w:bCs/>
          <w:color w:val="005580"/>
          <w:lang w:val="en-GB"/>
        </w:rPr>
      </w:pPr>
      <w:r>
        <w:rPr>
          <w:noProof/>
          <w:lang w:val="en-US" w:eastAsia="en-US"/>
        </w:rPr>
        <w:drawing>
          <wp:inline distT="0" distB="0" distL="0" distR="0" wp14:anchorId="6D0681F3" wp14:editId="2DB44442">
            <wp:extent cx="5943600" cy="440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04360"/>
                    </a:xfrm>
                    <a:prstGeom prst="rect">
                      <a:avLst/>
                    </a:prstGeom>
                  </pic:spPr>
                </pic:pic>
              </a:graphicData>
            </a:graphic>
          </wp:inline>
        </w:drawing>
      </w: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397341" w:rsidRDefault="00397341">
      <w:pPr>
        <w:rPr>
          <w:b/>
          <w:bCs/>
          <w:color w:val="005580"/>
          <w:lang w:val="en-GB"/>
        </w:rPr>
      </w:pPr>
    </w:p>
    <w:p w:rsidR="002606CC" w:rsidRDefault="002606CC" w:rsidP="002606CC">
      <w:pPr>
        <w:rPr>
          <w:b/>
          <w:bCs/>
          <w:color w:val="005580"/>
          <w:lang w:val="en-GB"/>
        </w:rPr>
      </w:pPr>
      <w:del w:id="52" w:author="Demoulin Vanessa" w:date="2015-10-07T17:50:00Z">
        <w:r w:rsidDel="00FB216B">
          <w:rPr>
            <w:b/>
            <w:bCs/>
            <w:color w:val="005580"/>
            <w:lang w:val="en-GB"/>
          </w:rPr>
          <w:delText>Exibit</w:delText>
        </w:r>
      </w:del>
      <w:ins w:id="53" w:author="Demoulin Vanessa" w:date="2015-10-07T17:50:00Z">
        <w:r w:rsidR="00FB216B">
          <w:rPr>
            <w:b/>
            <w:bCs/>
            <w:color w:val="005580"/>
            <w:lang w:val="en-GB"/>
          </w:rPr>
          <w:t>Exhibit</w:t>
        </w:r>
      </w:ins>
      <w:r>
        <w:rPr>
          <w:b/>
          <w:bCs/>
          <w:color w:val="005580"/>
          <w:lang w:val="en-GB"/>
        </w:rPr>
        <w:t xml:space="preserve"> 3: Flow chart summary of current launching and booking process </w:t>
      </w:r>
    </w:p>
    <w:p w:rsidR="006D63DF" w:rsidRDefault="006D63DF">
      <w:pPr>
        <w:rPr>
          <w:b/>
          <w:bCs/>
          <w:color w:val="005580"/>
          <w:lang w:val="en-GB"/>
        </w:rPr>
      </w:pPr>
    </w:p>
    <w:p w:rsidR="006D63DF" w:rsidRDefault="002606CC">
      <w:pPr>
        <w:rPr>
          <w:b/>
          <w:bCs/>
          <w:color w:val="005580"/>
          <w:lang w:val="en-GB"/>
        </w:rPr>
      </w:pPr>
      <w:r>
        <w:rPr>
          <w:noProof/>
          <w:lang w:val="en-US" w:eastAsia="en-US"/>
        </w:rPr>
        <w:drawing>
          <wp:inline distT="0" distB="0" distL="0" distR="0" wp14:anchorId="52A626B1" wp14:editId="00C06593">
            <wp:extent cx="5943600" cy="4105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5275"/>
                    </a:xfrm>
                    <a:prstGeom prst="rect">
                      <a:avLst/>
                    </a:prstGeom>
                  </pic:spPr>
                </pic:pic>
              </a:graphicData>
            </a:graphic>
          </wp:inline>
        </w:drawing>
      </w: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6D63DF" w:rsidRDefault="006D63DF">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397341" w:rsidRDefault="00397341">
      <w:pPr>
        <w:rPr>
          <w:b/>
          <w:bCs/>
          <w:color w:val="005580"/>
          <w:lang w:val="en-GB"/>
        </w:rPr>
      </w:pPr>
    </w:p>
    <w:p w:rsidR="006D63DF" w:rsidRDefault="006D63DF">
      <w:pPr>
        <w:rPr>
          <w:b/>
          <w:bCs/>
          <w:color w:val="005580"/>
          <w:lang w:val="en-GB"/>
        </w:rPr>
      </w:pPr>
    </w:p>
    <w:p w:rsidR="002606CC" w:rsidRDefault="002606CC" w:rsidP="002606CC">
      <w:pPr>
        <w:rPr>
          <w:b/>
          <w:bCs/>
          <w:color w:val="005580"/>
          <w:lang w:val="en-GB"/>
        </w:rPr>
      </w:pPr>
      <w:del w:id="54" w:author="Demoulin Vanessa" w:date="2015-10-07T17:50:00Z">
        <w:r w:rsidDel="00FB216B">
          <w:rPr>
            <w:b/>
            <w:bCs/>
            <w:color w:val="005580"/>
            <w:lang w:val="en-GB"/>
          </w:rPr>
          <w:lastRenderedPageBreak/>
          <w:delText>Exibit</w:delText>
        </w:r>
      </w:del>
      <w:ins w:id="55" w:author="Demoulin Vanessa" w:date="2015-10-07T17:50:00Z">
        <w:r w:rsidR="00FB216B">
          <w:rPr>
            <w:b/>
            <w:bCs/>
            <w:color w:val="005580"/>
            <w:lang w:val="en-GB"/>
          </w:rPr>
          <w:t>Exhibit</w:t>
        </w:r>
      </w:ins>
      <w:r>
        <w:rPr>
          <w:b/>
          <w:bCs/>
          <w:color w:val="005580"/>
          <w:lang w:val="en-GB"/>
        </w:rPr>
        <w:t xml:space="preserve"> </w:t>
      </w:r>
      <w:r w:rsidR="00397341">
        <w:rPr>
          <w:b/>
          <w:bCs/>
          <w:color w:val="005580"/>
          <w:lang w:val="en-GB"/>
        </w:rPr>
        <w:t>4</w:t>
      </w:r>
      <w:r>
        <w:rPr>
          <w:b/>
          <w:bCs/>
          <w:color w:val="005580"/>
          <w:lang w:val="en-GB"/>
        </w:rPr>
        <w:t xml:space="preserve">: Flow chart summary of </w:t>
      </w:r>
      <w:r w:rsidR="00397341">
        <w:rPr>
          <w:b/>
          <w:bCs/>
          <w:color w:val="005580"/>
          <w:lang w:val="en-GB"/>
        </w:rPr>
        <w:t>future</w:t>
      </w:r>
      <w:r>
        <w:rPr>
          <w:b/>
          <w:bCs/>
          <w:color w:val="005580"/>
          <w:lang w:val="en-GB"/>
        </w:rPr>
        <w:t xml:space="preserve"> launching and booking process </w:t>
      </w:r>
      <w:r w:rsidR="00397341">
        <w:rPr>
          <w:b/>
          <w:bCs/>
          <w:color w:val="005580"/>
          <w:lang w:val="en-GB"/>
        </w:rPr>
        <w:t>(After validation of Caesar Indice platform by Risk Department)</w:t>
      </w:r>
    </w:p>
    <w:p w:rsidR="002606CC" w:rsidRDefault="002606CC" w:rsidP="002606CC">
      <w:pPr>
        <w:rPr>
          <w:b/>
          <w:bCs/>
          <w:color w:val="005580"/>
          <w:lang w:val="en-GB"/>
        </w:rPr>
      </w:pPr>
    </w:p>
    <w:p w:rsidR="00260D3E" w:rsidRDefault="00397341">
      <w:pPr>
        <w:rPr>
          <w:b/>
          <w:bCs/>
          <w:color w:val="005580"/>
          <w:lang w:val="en-GB"/>
        </w:rPr>
      </w:pPr>
      <w:r>
        <w:rPr>
          <w:noProof/>
          <w:lang w:val="en-US" w:eastAsia="en-US"/>
        </w:rPr>
        <w:drawing>
          <wp:inline distT="0" distB="0" distL="0" distR="0" wp14:anchorId="406D2B19" wp14:editId="30D7A6B0">
            <wp:extent cx="5943600" cy="40906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90670"/>
                    </a:xfrm>
                    <a:prstGeom prst="rect">
                      <a:avLst/>
                    </a:prstGeom>
                  </pic:spPr>
                </pic:pic>
              </a:graphicData>
            </a:graphic>
          </wp:inline>
        </w:drawing>
      </w:r>
    </w:p>
    <w:p w:rsidR="00260D3E" w:rsidRDefault="00260D3E">
      <w:pPr>
        <w:rPr>
          <w:b/>
          <w:bCs/>
          <w:color w:val="005580"/>
          <w:lang w:val="en-GB"/>
        </w:rPr>
      </w:pPr>
    </w:p>
    <w:p w:rsidR="00260D3E" w:rsidRDefault="00260D3E">
      <w:pPr>
        <w:rPr>
          <w:b/>
          <w:bCs/>
          <w:color w:val="005580"/>
          <w:lang w:val="en-GB"/>
        </w:rPr>
      </w:pPr>
    </w:p>
    <w:p w:rsidR="00260D3E" w:rsidRDefault="00260D3E">
      <w:pPr>
        <w:rPr>
          <w:b/>
          <w:bCs/>
          <w:color w:val="005580"/>
          <w:lang w:val="en-GB"/>
        </w:rPr>
      </w:pPr>
    </w:p>
    <w:p w:rsidR="00260D3E" w:rsidRDefault="00260D3E">
      <w:pPr>
        <w:rPr>
          <w:b/>
          <w:bCs/>
          <w:color w:val="005580"/>
          <w:lang w:val="en-GB"/>
        </w:rPr>
      </w:pPr>
    </w:p>
    <w:p w:rsidR="00260D3E" w:rsidRDefault="00260D3E">
      <w:pPr>
        <w:rPr>
          <w:b/>
          <w:bCs/>
          <w:color w:val="005580"/>
          <w:lang w:val="en-GB"/>
        </w:rPr>
      </w:pPr>
    </w:p>
    <w:p w:rsidR="00A030F6" w:rsidRDefault="00A030F6" w:rsidP="00260D3E">
      <w:pPr>
        <w:rPr>
          <w:b/>
          <w:bCs/>
          <w:color w:val="005580"/>
          <w:lang w:val="en-GB"/>
        </w:rPr>
      </w:pPr>
    </w:p>
    <w:p w:rsidR="00260D3E" w:rsidRDefault="00260D3E" w:rsidP="00260D3E">
      <w:pPr>
        <w:rPr>
          <w:b/>
          <w:bCs/>
          <w:color w:val="005580"/>
          <w:lang w:val="en-GB"/>
        </w:rPr>
      </w:pPr>
      <w:del w:id="56" w:author="Demoulin Vanessa" w:date="2015-10-07T17:50:00Z">
        <w:r w:rsidDel="00FB216B">
          <w:rPr>
            <w:b/>
            <w:bCs/>
            <w:color w:val="005580"/>
            <w:lang w:val="en-GB"/>
          </w:rPr>
          <w:delText>Exibit</w:delText>
        </w:r>
      </w:del>
      <w:ins w:id="57" w:author="Demoulin Vanessa" w:date="2015-10-07T17:50:00Z">
        <w:r w:rsidR="00FB216B">
          <w:rPr>
            <w:b/>
            <w:bCs/>
            <w:color w:val="005580"/>
            <w:lang w:val="en-GB"/>
          </w:rPr>
          <w:t>Exhibit</w:t>
        </w:r>
      </w:ins>
      <w:r>
        <w:rPr>
          <w:b/>
          <w:bCs/>
          <w:color w:val="005580"/>
          <w:lang w:val="en-GB"/>
        </w:rPr>
        <w:t xml:space="preserve"> </w:t>
      </w:r>
      <w:r w:rsidR="00397341">
        <w:rPr>
          <w:b/>
          <w:bCs/>
          <w:color w:val="005580"/>
          <w:lang w:val="en-GB"/>
        </w:rPr>
        <w:t>5</w:t>
      </w:r>
      <w:r>
        <w:rPr>
          <w:b/>
          <w:bCs/>
          <w:color w:val="005580"/>
          <w:lang w:val="en-GB"/>
        </w:rPr>
        <w:t>: “Springing Dealer Agreement”</w:t>
      </w:r>
      <w:r w:rsidR="00397341">
        <w:rPr>
          <w:b/>
          <w:bCs/>
          <w:color w:val="005580"/>
          <w:lang w:val="en-GB"/>
        </w:rPr>
        <w:t xml:space="preserve"> transaction linked to a</w:t>
      </w:r>
      <w:r>
        <w:rPr>
          <w:b/>
          <w:bCs/>
          <w:color w:val="005580"/>
          <w:lang w:val="en-GB"/>
        </w:rPr>
        <w:t xml:space="preserve"> BNP ind</w:t>
      </w:r>
      <w:r w:rsidR="00397341">
        <w:rPr>
          <w:b/>
          <w:bCs/>
          <w:color w:val="005580"/>
          <w:lang w:val="en-GB"/>
        </w:rPr>
        <w:t>ex</w:t>
      </w:r>
      <w:r>
        <w:rPr>
          <w:b/>
          <w:bCs/>
          <w:color w:val="005580"/>
          <w:lang w:val="en-GB"/>
        </w:rPr>
        <w:t xml:space="preserve"> with a US insurance company</w:t>
      </w:r>
    </w:p>
    <w:p w:rsidR="00260D3E" w:rsidRDefault="00260D3E">
      <w:pPr>
        <w:rPr>
          <w:b/>
          <w:bCs/>
          <w:color w:val="005580"/>
          <w:lang w:val="en-GB"/>
        </w:rPr>
      </w:pPr>
    </w:p>
    <w:p w:rsidR="00A030F6" w:rsidRDefault="005C3D85">
      <w:pPr>
        <w:rPr>
          <w:b/>
          <w:bCs/>
          <w:color w:val="005580"/>
          <w:lang w:val="en-GB"/>
        </w:rPr>
      </w:pPr>
      <w:r>
        <w:rPr>
          <w:noProof/>
          <w:lang w:val="en-US" w:eastAsia="en-US"/>
        </w:rPr>
        <w:drawing>
          <wp:inline distT="0" distB="0" distL="0" distR="0" wp14:anchorId="65D48197" wp14:editId="5608821D">
            <wp:extent cx="5943600" cy="2138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38045"/>
                    </a:xfrm>
                    <a:prstGeom prst="rect">
                      <a:avLst/>
                    </a:prstGeom>
                  </pic:spPr>
                </pic:pic>
              </a:graphicData>
            </a:graphic>
          </wp:inline>
        </w:drawing>
      </w:r>
    </w:p>
    <w:p w:rsidR="00A030F6" w:rsidRDefault="00A030F6">
      <w:pPr>
        <w:rPr>
          <w:b/>
          <w:bCs/>
          <w:color w:val="005580"/>
          <w:lang w:val="en-GB"/>
        </w:rPr>
      </w:pPr>
    </w:p>
    <w:p w:rsidR="00A030F6" w:rsidRDefault="00A030F6">
      <w:pPr>
        <w:rPr>
          <w:b/>
          <w:bCs/>
          <w:color w:val="005580"/>
          <w:lang w:val="en-GB"/>
        </w:rPr>
      </w:pPr>
    </w:p>
    <w:p w:rsidR="00A030F6" w:rsidRDefault="00A030F6">
      <w:pPr>
        <w:rPr>
          <w:b/>
          <w:bCs/>
          <w:color w:val="005580"/>
          <w:lang w:val="en-GB"/>
        </w:rPr>
      </w:pPr>
    </w:p>
    <w:p w:rsidR="00A030F6" w:rsidRDefault="00A030F6">
      <w:pPr>
        <w:rPr>
          <w:b/>
          <w:bCs/>
          <w:color w:val="005580"/>
          <w:lang w:val="en-GB"/>
        </w:rPr>
      </w:pPr>
    </w:p>
    <w:p w:rsidR="00A030F6" w:rsidRDefault="00A030F6">
      <w:pPr>
        <w:rPr>
          <w:b/>
          <w:bCs/>
          <w:color w:val="005580"/>
          <w:lang w:val="en-GB"/>
        </w:rPr>
      </w:pPr>
    </w:p>
    <w:p w:rsidR="00A030F6" w:rsidRDefault="00A030F6" w:rsidP="00A030F6">
      <w:pPr>
        <w:rPr>
          <w:b/>
          <w:bCs/>
          <w:color w:val="005580"/>
          <w:lang w:val="en-GB"/>
        </w:rPr>
      </w:pPr>
    </w:p>
    <w:p w:rsidR="00A030F6" w:rsidRDefault="00A030F6" w:rsidP="00A030F6">
      <w:pPr>
        <w:rPr>
          <w:b/>
          <w:bCs/>
          <w:color w:val="005580"/>
          <w:lang w:val="en-GB"/>
        </w:rPr>
      </w:pPr>
    </w:p>
    <w:p w:rsidR="00A030F6" w:rsidRDefault="00A030F6" w:rsidP="00A030F6">
      <w:pPr>
        <w:rPr>
          <w:b/>
          <w:bCs/>
          <w:color w:val="005580"/>
          <w:lang w:val="en-GB"/>
        </w:rPr>
      </w:pPr>
    </w:p>
    <w:p w:rsidR="00A030F6" w:rsidRDefault="00A030F6" w:rsidP="00A030F6">
      <w:pPr>
        <w:rPr>
          <w:b/>
          <w:bCs/>
          <w:color w:val="005580"/>
          <w:lang w:val="en-GB"/>
        </w:rPr>
      </w:pPr>
      <w:del w:id="58" w:author="Demoulin Vanessa" w:date="2015-10-07T17:50:00Z">
        <w:r w:rsidDel="00FB216B">
          <w:rPr>
            <w:b/>
            <w:bCs/>
            <w:color w:val="005580"/>
            <w:lang w:val="en-GB"/>
          </w:rPr>
          <w:delText>Exibit</w:delText>
        </w:r>
      </w:del>
      <w:ins w:id="59" w:author="Demoulin Vanessa" w:date="2015-10-07T17:50:00Z">
        <w:r w:rsidR="00FB216B">
          <w:rPr>
            <w:b/>
            <w:bCs/>
            <w:color w:val="005580"/>
            <w:lang w:val="en-GB"/>
          </w:rPr>
          <w:t>Exhibit</w:t>
        </w:r>
      </w:ins>
      <w:r>
        <w:rPr>
          <w:b/>
          <w:bCs/>
          <w:color w:val="005580"/>
          <w:lang w:val="en-GB"/>
        </w:rPr>
        <w:t xml:space="preserve"> </w:t>
      </w:r>
      <w:r w:rsidR="00397341">
        <w:rPr>
          <w:b/>
          <w:bCs/>
          <w:color w:val="005580"/>
          <w:lang w:val="en-GB"/>
        </w:rPr>
        <w:t>6</w:t>
      </w:r>
      <w:r>
        <w:rPr>
          <w:b/>
          <w:bCs/>
          <w:color w:val="005580"/>
          <w:lang w:val="en-GB"/>
        </w:rPr>
        <w:t>: Extract of Index rules of a Natixis rule based index</w:t>
      </w:r>
    </w:p>
    <w:p w:rsidR="00A030F6" w:rsidRDefault="00A030F6">
      <w:pPr>
        <w:rPr>
          <w:b/>
          <w:bCs/>
          <w:color w:val="005580"/>
          <w:lang w:val="en-GB"/>
        </w:rPr>
      </w:pPr>
    </w:p>
    <w:p w:rsidR="00A030F6" w:rsidRDefault="00A030F6">
      <w:pPr>
        <w:rPr>
          <w:b/>
          <w:bCs/>
          <w:color w:val="005580"/>
          <w:lang w:val="en-GB"/>
        </w:rPr>
      </w:pPr>
      <w:r>
        <w:rPr>
          <w:noProof/>
          <w:lang w:val="en-US" w:eastAsia="en-US"/>
        </w:rPr>
        <w:drawing>
          <wp:inline distT="0" distB="0" distL="0" distR="0" wp14:anchorId="392D38E6" wp14:editId="16ECAC9E">
            <wp:extent cx="5943600" cy="5575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575935"/>
                    </a:xfrm>
                    <a:prstGeom prst="rect">
                      <a:avLst/>
                    </a:prstGeom>
                  </pic:spPr>
                </pic:pic>
              </a:graphicData>
            </a:graphic>
          </wp:inline>
        </w:drawing>
      </w: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p>
    <w:p w:rsidR="00BA3802" w:rsidRDefault="00BA3802">
      <w:pPr>
        <w:rPr>
          <w:b/>
          <w:bCs/>
          <w:color w:val="005580"/>
          <w:lang w:val="en-GB"/>
        </w:rPr>
      </w:pPr>
      <w:del w:id="60" w:author="Demoulin Vanessa" w:date="2015-10-07T17:50:00Z">
        <w:r w:rsidDel="00FB216B">
          <w:rPr>
            <w:b/>
            <w:bCs/>
            <w:color w:val="005580"/>
            <w:lang w:val="en-GB"/>
          </w:rPr>
          <w:delText>Exibit</w:delText>
        </w:r>
      </w:del>
      <w:ins w:id="61" w:author="Demoulin Vanessa" w:date="2015-10-07T17:50:00Z">
        <w:r w:rsidR="00FB216B">
          <w:rPr>
            <w:b/>
            <w:bCs/>
            <w:color w:val="005580"/>
            <w:lang w:val="en-GB"/>
          </w:rPr>
          <w:t>Exhibit</w:t>
        </w:r>
      </w:ins>
      <w:r>
        <w:rPr>
          <w:b/>
          <w:bCs/>
          <w:color w:val="005580"/>
          <w:lang w:val="en-GB"/>
        </w:rPr>
        <w:t xml:space="preserve"> </w:t>
      </w:r>
      <w:r w:rsidR="00397341">
        <w:rPr>
          <w:b/>
          <w:bCs/>
          <w:color w:val="005580"/>
          <w:lang w:val="en-GB"/>
        </w:rPr>
        <w:t>7</w:t>
      </w:r>
      <w:r>
        <w:rPr>
          <w:b/>
          <w:bCs/>
          <w:color w:val="005580"/>
          <w:lang w:val="en-GB"/>
        </w:rPr>
        <w:t xml:space="preserve">: Operational Procedure </w:t>
      </w:r>
      <w:r w:rsidR="00397341">
        <w:rPr>
          <w:b/>
          <w:bCs/>
          <w:color w:val="005580"/>
          <w:lang w:val="en-GB"/>
        </w:rPr>
        <w:t xml:space="preserve">put in place in 2013 </w:t>
      </w:r>
      <w:r>
        <w:rPr>
          <w:b/>
          <w:bCs/>
          <w:color w:val="005580"/>
          <w:lang w:val="en-GB"/>
        </w:rPr>
        <w:t xml:space="preserve">on EM Proprietary Index Setting up </w:t>
      </w:r>
    </w:p>
    <w:p w:rsidR="00BA3802" w:rsidRPr="00BA3802" w:rsidRDefault="00BA3802" w:rsidP="00BA3802">
      <w:pPr>
        <w:pStyle w:val="Title"/>
        <w:pBdr>
          <w:top w:val="thinThickMediumGap" w:sz="24" w:space="1" w:color="auto"/>
          <w:left w:val="thinThickMediumGap" w:sz="24" w:space="4" w:color="auto"/>
          <w:bottom w:val="thickThinMediumGap" w:sz="24" w:space="1" w:color="auto"/>
          <w:right w:val="thickThinMediumGap" w:sz="24" w:space="4" w:color="auto"/>
        </w:pBdr>
        <w:shd w:val="clear" w:color="auto" w:fill="E5DFEC" w:themeFill="accent4" w:themeFillTint="33"/>
        <w:spacing w:before="360" w:after="360"/>
        <w:contextualSpacing w:val="0"/>
        <w:jc w:val="center"/>
        <w:rPr>
          <w:rFonts w:ascii="Arial Black" w:hAnsi="Arial Black"/>
          <w:smallCaps/>
          <w:color w:val="C0504D" w:themeColor="accent2"/>
          <w:spacing w:val="20"/>
          <w:sz w:val="18"/>
          <w:szCs w:val="18"/>
          <w:lang w:val="en-US"/>
          <w14:shadow w14:blurRad="50800" w14:dist="38100" w14:dir="2700000" w14:sx="100000" w14:sy="100000" w14:kx="0" w14:ky="0" w14:algn="tl">
            <w14:srgbClr w14:val="000000">
              <w14:alpha w14:val="60000"/>
            </w14:srgbClr>
          </w14:shadow>
        </w:rPr>
      </w:pPr>
      <w:r w:rsidRPr="00BA3802">
        <w:rPr>
          <w:rStyle w:val="ChampstringCar"/>
          <w:rFonts w:ascii="Arial Black" w:hAnsi="Arial Black"/>
          <w:b/>
          <w:smallCaps/>
          <w:color w:val="C0504D" w:themeColor="accent2"/>
          <w:spacing w:val="20"/>
          <w:kern w:val="0"/>
          <w:sz w:val="18"/>
          <w:szCs w:val="18"/>
          <w:lang w:val="en-US"/>
          <w14:shadow w14:blurRad="50800" w14:dist="38100" w14:dir="2700000" w14:sx="100000" w14:sy="100000" w14:kx="0" w14:ky="0" w14:algn="tl">
            <w14:srgbClr w14:val="000000">
              <w14:alpha w14:val="60000"/>
            </w14:srgbClr>
          </w14:shadow>
        </w:rPr>
        <w:t>EM proprietary index setting up</w:t>
      </w:r>
    </w:p>
    <w:tbl>
      <w:tblPr>
        <w:tblStyle w:val="TableGrid"/>
        <w:tblW w:w="0" w:type="auto"/>
        <w:jc w:val="center"/>
        <w:tblLook w:val="04A0" w:firstRow="1" w:lastRow="0" w:firstColumn="1" w:lastColumn="0" w:noHBand="0" w:noVBand="1"/>
      </w:tblPr>
      <w:tblGrid>
        <w:gridCol w:w="4818"/>
        <w:gridCol w:w="4818"/>
      </w:tblGrid>
      <w:tr w:rsidR="00BA3802" w:rsidRPr="00BA3802" w:rsidTr="00BA3802">
        <w:trPr>
          <w:jc w:val="center"/>
        </w:trPr>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Champ d’application</w:t>
            </w:r>
          </w:p>
        </w:tc>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Propriétaire</w:t>
            </w:r>
          </w:p>
        </w:tc>
      </w:tr>
      <w:tr w:rsidR="00BA3802" w:rsidRPr="00C112F6" w:rsidTr="00BA3802">
        <w:trPr>
          <w:jc w:val="center"/>
        </w:trPr>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rPr>
            </w:pPr>
            <w:r w:rsidRPr="00BA3802">
              <w:rPr>
                <w:rFonts w:ascii="Verdana" w:hAnsi="Verdana"/>
                <w:i w:val="0"/>
                <w:color w:val="000000" w:themeColor="text1"/>
                <w:sz w:val="18"/>
                <w:szCs w:val="18"/>
              </w:rPr>
              <w:t xml:space="preserve">NATIXIS | </w:t>
            </w:r>
            <w:r w:rsidRPr="00BA3802">
              <w:rPr>
                <w:rFonts w:ascii="Verdana" w:hAnsi="Verdana"/>
                <w:i w:val="0"/>
                <w:color w:val="C0504D" w:themeColor="accent2"/>
                <w:sz w:val="18"/>
                <w:szCs w:val="18"/>
              </w:rPr>
              <w:t>Wholesale Banking WSB</w:t>
            </w:r>
          </w:p>
        </w:tc>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lang w:val="en-US"/>
              </w:rPr>
            </w:pPr>
            <w:r w:rsidRPr="00BA3802">
              <w:rPr>
                <w:rFonts w:ascii="Verdana" w:hAnsi="Verdana"/>
                <w:i w:val="0"/>
                <w:color w:val="C0504D" w:themeColor="accent2"/>
                <w:sz w:val="18"/>
                <w:szCs w:val="18"/>
                <w:lang w:val="en-US"/>
              </w:rPr>
              <w:t>WSB</w:t>
            </w:r>
            <w:r w:rsidRPr="00BA3802">
              <w:rPr>
                <w:rFonts w:ascii="Verdana" w:hAnsi="Verdana"/>
                <w:i w:val="0"/>
                <w:color w:val="000000" w:themeColor="text1"/>
                <w:sz w:val="18"/>
                <w:szCs w:val="18"/>
                <w:lang w:val="en-US"/>
              </w:rPr>
              <w:t xml:space="preserve"> | EQUITY MARKETS | CLIENT TRADING | PRODUCTS STRUCTURING</w:t>
            </w:r>
          </w:p>
        </w:tc>
      </w:tr>
      <w:tr w:rsidR="00BA3802" w:rsidRPr="00BA3802" w:rsidTr="00BA3802">
        <w:trPr>
          <w:jc w:val="center"/>
        </w:trPr>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N° de version de la procédure</w:t>
            </w:r>
          </w:p>
        </w:tc>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Code de la procédure</w:t>
            </w:r>
          </w:p>
        </w:tc>
      </w:tr>
      <w:tr w:rsidR="00BA3802" w:rsidRPr="00BA3802" w:rsidTr="00BA3802">
        <w:trPr>
          <w:jc w:val="center"/>
        </w:trPr>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rPr>
            </w:pPr>
            <w:r w:rsidRPr="00BA3802">
              <w:rPr>
                <w:rFonts w:ascii="Verdana" w:hAnsi="Verdana"/>
                <w:i w:val="0"/>
                <w:color w:val="000000" w:themeColor="text1"/>
                <w:sz w:val="18"/>
                <w:szCs w:val="18"/>
              </w:rPr>
              <w:t>1.0</w:t>
            </w:r>
          </w:p>
        </w:tc>
        <w:tc>
          <w:tcPr>
            <w:tcW w:w="4818" w:type="dxa"/>
            <w:vAlign w:val="center"/>
          </w:tcPr>
          <w:p w:rsidR="00BA3802" w:rsidRPr="00BA3802" w:rsidRDefault="00BA3802" w:rsidP="00BA3802">
            <w:pPr>
              <w:pStyle w:val="Subtitle"/>
              <w:numPr>
                <w:ilvl w:val="0"/>
                <w:numId w:val="0"/>
              </w:numPr>
              <w:spacing w:before="120" w:after="120"/>
              <w:jc w:val="center"/>
              <w:rPr>
                <w:rFonts w:ascii="Verdana" w:hAnsi="Verdana"/>
                <w:i w:val="0"/>
                <w:color w:val="000000" w:themeColor="text1"/>
                <w:sz w:val="18"/>
                <w:szCs w:val="18"/>
              </w:rPr>
            </w:pPr>
            <w:r w:rsidRPr="00BA3802">
              <w:rPr>
                <w:rFonts w:ascii="Verdana" w:hAnsi="Verdana"/>
                <w:i w:val="0"/>
                <w:color w:val="000000" w:themeColor="text1"/>
                <w:sz w:val="18"/>
                <w:szCs w:val="18"/>
              </w:rPr>
              <w:t>C01.20.20-13 001</w:t>
            </w:r>
          </w:p>
        </w:tc>
      </w:tr>
    </w:tbl>
    <w:p w:rsidR="00BA3802" w:rsidRPr="00BA3802" w:rsidRDefault="00BA3802" w:rsidP="00BA3802">
      <w:pPr>
        <w:pBdr>
          <w:bottom w:val="single" w:sz="8" w:space="1" w:color="7030A0"/>
        </w:pBdr>
        <w:spacing w:before="360" w:after="360"/>
        <w:rPr>
          <w:b/>
          <w:color w:val="7030A0"/>
          <w:sz w:val="18"/>
          <w:szCs w:val="18"/>
        </w:rPr>
      </w:pPr>
      <w:r w:rsidRPr="00BA3802">
        <w:rPr>
          <w:b/>
          <w:color w:val="7030A0"/>
          <w:sz w:val="18"/>
          <w:szCs w:val="18"/>
        </w:rPr>
        <w:t>Sommaire</w:t>
      </w:r>
    </w:p>
    <w:p w:rsidR="00BA3802" w:rsidRPr="00BA3802" w:rsidRDefault="00BA3802" w:rsidP="00BA3802">
      <w:pPr>
        <w:pStyle w:val="TOC1"/>
        <w:tabs>
          <w:tab w:val="right" w:leader="dot" w:pos="9486"/>
        </w:tabs>
        <w:rPr>
          <w:rFonts w:eastAsia="MS Mincho"/>
          <w:noProof/>
          <w:sz w:val="18"/>
          <w:szCs w:val="18"/>
          <w:lang w:eastAsia="ja-JP"/>
        </w:rPr>
      </w:pPr>
      <w:r w:rsidRPr="00BA3802">
        <w:rPr>
          <w:rFonts w:ascii="Verdana" w:eastAsiaTheme="minorHAnsi" w:hAnsi="Verdana"/>
          <w:sz w:val="18"/>
          <w:szCs w:val="18"/>
        </w:rPr>
        <w:fldChar w:fldCharType="begin"/>
      </w:r>
      <w:r w:rsidRPr="00BA3802">
        <w:rPr>
          <w:rFonts w:ascii="Verdana" w:hAnsi="Verdana"/>
          <w:sz w:val="18"/>
          <w:szCs w:val="18"/>
        </w:rPr>
        <w:instrText xml:space="preserve"> TOC \o "1-1" \h \z \u </w:instrText>
      </w:r>
      <w:r w:rsidRPr="00BA3802">
        <w:rPr>
          <w:rFonts w:ascii="Verdana" w:eastAsiaTheme="minorHAnsi" w:hAnsi="Verdana"/>
          <w:sz w:val="18"/>
          <w:szCs w:val="18"/>
        </w:rPr>
        <w:fldChar w:fldCharType="separate"/>
      </w:r>
      <w:hyperlink w:anchor="_Toc372125532" w:history="1">
        <w:r w:rsidRPr="00BA3802">
          <w:rPr>
            <w:rStyle w:val="Hyperlink"/>
            <w:noProof/>
            <w:sz w:val="18"/>
            <w:szCs w:val="18"/>
          </w:rPr>
          <w:t>Accès au document</w:t>
        </w:r>
        <w:r w:rsidRPr="00BA3802">
          <w:rPr>
            <w:noProof/>
            <w:webHidden/>
            <w:sz w:val="18"/>
            <w:szCs w:val="18"/>
          </w:rPr>
          <w:tab/>
        </w:r>
        <w:r w:rsidRPr="00BA3802">
          <w:rPr>
            <w:noProof/>
            <w:webHidden/>
            <w:sz w:val="18"/>
            <w:szCs w:val="18"/>
          </w:rPr>
          <w:fldChar w:fldCharType="begin"/>
        </w:r>
        <w:r w:rsidRPr="00BA3802">
          <w:rPr>
            <w:noProof/>
            <w:webHidden/>
            <w:sz w:val="18"/>
            <w:szCs w:val="18"/>
          </w:rPr>
          <w:instrText xml:space="preserve"> PAGEREF _Toc372125532 \h </w:instrText>
        </w:r>
        <w:r w:rsidRPr="00BA3802">
          <w:rPr>
            <w:noProof/>
            <w:webHidden/>
            <w:sz w:val="18"/>
            <w:szCs w:val="18"/>
          </w:rPr>
        </w:r>
        <w:r w:rsidRPr="00BA3802">
          <w:rPr>
            <w:noProof/>
            <w:webHidden/>
            <w:sz w:val="18"/>
            <w:szCs w:val="18"/>
          </w:rPr>
          <w:fldChar w:fldCharType="separate"/>
        </w:r>
        <w:r w:rsidR="007E203A">
          <w:rPr>
            <w:noProof/>
            <w:webHidden/>
            <w:sz w:val="18"/>
            <w:szCs w:val="18"/>
          </w:rPr>
          <w:t>13</w:t>
        </w:r>
        <w:r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3" w:history="1">
        <w:r w:rsidR="00BA3802" w:rsidRPr="00BA3802">
          <w:rPr>
            <w:rStyle w:val="Hyperlink"/>
            <w:noProof/>
            <w:sz w:val="18"/>
            <w:szCs w:val="18"/>
          </w:rPr>
          <w:t>Visa des intervenants</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_Toc372125533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13</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4" w:history="1">
        <w:r w:rsidR="00BA3802" w:rsidRPr="00BA3802">
          <w:rPr>
            <w:rStyle w:val="Hyperlink"/>
            <w:noProof/>
            <w:sz w:val="18"/>
            <w:szCs w:val="18"/>
          </w:rPr>
          <w:t>Revue de la procédure</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_Toc372125534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14</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5" w:history="1">
        <w:r w:rsidR="00BA3802" w:rsidRPr="00BA3802">
          <w:rPr>
            <w:rStyle w:val="Hyperlink"/>
            <w:noProof/>
            <w:sz w:val="18"/>
            <w:szCs w:val="18"/>
          </w:rPr>
          <w:t>Rattachement au référentiel</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_Toc372125535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14</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6" w:history="1">
        <w:r w:rsidR="00BA3802" w:rsidRPr="00BA3802">
          <w:rPr>
            <w:rStyle w:val="Hyperlink"/>
            <w:noProof/>
            <w:sz w:val="18"/>
            <w:szCs w:val="18"/>
          </w:rPr>
          <w:t>Objectifs et exigences de la procédure</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_Toc372125536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14</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7" w:history="1">
        <w:r w:rsidR="00BA3802" w:rsidRPr="00BA3802">
          <w:rPr>
            <w:rStyle w:val="Hyperlink"/>
            <w:noProof/>
            <w:sz w:val="18"/>
            <w:szCs w:val="18"/>
          </w:rPr>
          <w:t>Périmètre couvert</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_Toc372125537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15</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8" w:history="1">
        <w:r w:rsidR="00BA3802" w:rsidRPr="00BA3802">
          <w:rPr>
            <w:rStyle w:val="Hyperlink"/>
            <w:noProof/>
            <w:sz w:val="18"/>
            <w:szCs w:val="18"/>
          </w:rPr>
          <w:t>Risques</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_Toc372125538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15</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39" w:history="1">
        <w:r w:rsidR="00BA3802" w:rsidRPr="00BA3802">
          <w:rPr>
            <w:rStyle w:val="Hyperlink"/>
            <w:noProof/>
            <w:sz w:val="18"/>
            <w:szCs w:val="18"/>
          </w:rPr>
          <w:t>Schéma Général</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_Toc372125539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16</w:t>
        </w:r>
        <w:r w:rsidR="00BA3802" w:rsidRPr="00BA3802">
          <w:rPr>
            <w:noProof/>
            <w:webHidden/>
            <w:sz w:val="18"/>
            <w:szCs w:val="18"/>
          </w:rPr>
          <w:fldChar w:fldCharType="end"/>
        </w:r>
      </w:hyperlink>
    </w:p>
    <w:p w:rsidR="00BA3802" w:rsidRPr="00BA3802" w:rsidRDefault="00C112F6" w:rsidP="00BA3802">
      <w:pPr>
        <w:pStyle w:val="TOC1"/>
        <w:tabs>
          <w:tab w:val="right" w:leader="dot" w:pos="9486"/>
        </w:tabs>
        <w:rPr>
          <w:rFonts w:eastAsia="MS Mincho"/>
          <w:noProof/>
          <w:sz w:val="18"/>
          <w:szCs w:val="18"/>
          <w:lang w:eastAsia="ja-JP"/>
        </w:rPr>
      </w:pPr>
      <w:hyperlink w:anchor="_Toc372125540" w:history="1">
        <w:r w:rsidR="00BA3802" w:rsidRPr="00BA3802">
          <w:rPr>
            <w:rStyle w:val="Hyperlink"/>
            <w:noProof/>
            <w:sz w:val="18"/>
            <w:szCs w:val="18"/>
          </w:rPr>
          <w:t>Description des tâches</w:t>
        </w:r>
        <w:r w:rsidR="00BA3802" w:rsidRPr="00BA3802">
          <w:rPr>
            <w:noProof/>
            <w:webHidden/>
            <w:sz w:val="18"/>
            <w:szCs w:val="18"/>
          </w:rPr>
          <w:tab/>
        </w:r>
        <w:r w:rsidR="00BA3802" w:rsidRPr="00BA3802">
          <w:rPr>
            <w:noProof/>
            <w:webHidden/>
            <w:sz w:val="18"/>
            <w:szCs w:val="18"/>
          </w:rPr>
          <w:fldChar w:fldCharType="begin"/>
        </w:r>
        <w:r w:rsidR="00BA3802" w:rsidRPr="00BA3802">
          <w:rPr>
            <w:noProof/>
            <w:webHidden/>
            <w:sz w:val="18"/>
            <w:szCs w:val="18"/>
          </w:rPr>
          <w:instrText xml:space="preserve"> PAGEREF _Toc372125540 \h </w:instrText>
        </w:r>
        <w:r w:rsidR="00BA3802" w:rsidRPr="00BA3802">
          <w:rPr>
            <w:noProof/>
            <w:webHidden/>
            <w:sz w:val="18"/>
            <w:szCs w:val="18"/>
          </w:rPr>
        </w:r>
        <w:r w:rsidR="00BA3802" w:rsidRPr="00BA3802">
          <w:rPr>
            <w:noProof/>
            <w:webHidden/>
            <w:sz w:val="18"/>
            <w:szCs w:val="18"/>
          </w:rPr>
          <w:fldChar w:fldCharType="separate"/>
        </w:r>
        <w:r w:rsidR="007E203A">
          <w:rPr>
            <w:noProof/>
            <w:webHidden/>
            <w:sz w:val="18"/>
            <w:szCs w:val="18"/>
          </w:rPr>
          <w:t>17</w:t>
        </w:r>
        <w:r w:rsidR="00BA3802" w:rsidRPr="00BA3802">
          <w:rPr>
            <w:noProof/>
            <w:webHidden/>
            <w:sz w:val="18"/>
            <w:szCs w:val="18"/>
          </w:rPr>
          <w:fldChar w:fldCharType="end"/>
        </w:r>
      </w:hyperlink>
    </w:p>
    <w:p w:rsidR="00BA3802" w:rsidRPr="00BA3802" w:rsidRDefault="00BA3802" w:rsidP="00BA3802">
      <w:pPr>
        <w:pStyle w:val="Heading1"/>
        <w:pBdr>
          <w:bottom w:val="single" w:sz="8" w:space="1" w:color="7030A0"/>
        </w:pBdr>
        <w:spacing w:before="360" w:after="360"/>
        <w:rPr>
          <w:sz w:val="18"/>
          <w:szCs w:val="18"/>
        </w:rPr>
      </w:pPr>
      <w:r w:rsidRPr="00BA3802">
        <w:rPr>
          <w:sz w:val="18"/>
          <w:szCs w:val="18"/>
        </w:rPr>
        <w:fldChar w:fldCharType="end"/>
      </w:r>
      <w:bookmarkStart w:id="62" w:name="_Toc372125532"/>
      <w:r w:rsidRPr="00BA3802">
        <w:rPr>
          <w:sz w:val="18"/>
          <w:szCs w:val="18"/>
        </w:rPr>
        <w:t>Accès au document</w:t>
      </w:r>
      <w:bookmarkEnd w:id="62"/>
    </w:p>
    <w:p w:rsidR="00BA3802" w:rsidRPr="00BA3802" w:rsidRDefault="00C112F6" w:rsidP="00BA3802">
      <w:pPr>
        <w:spacing w:before="240" w:after="240"/>
        <w:jc w:val="center"/>
        <w:rPr>
          <w:b/>
          <w:color w:val="000000" w:themeColor="text1"/>
          <w:sz w:val="18"/>
          <w:szCs w:val="18"/>
        </w:rPr>
      </w:pPr>
      <w:hyperlink r:id="rId16" w:history="1">
        <w:r w:rsidR="00BA3802" w:rsidRPr="00BA3802">
          <w:rPr>
            <w:rStyle w:val="Hyperlink"/>
            <w:b/>
            <w:sz w:val="18"/>
            <w:szCs w:val="18"/>
          </w:rPr>
          <w:t>http://sharecib.intranet/sites/cartoprocess/fr/Pages/default.aspx</w:t>
        </w:r>
      </w:hyperlink>
    </w:p>
    <w:p w:rsidR="00BA3802" w:rsidRPr="00BA3802" w:rsidRDefault="00BA3802" w:rsidP="00BA3802">
      <w:pPr>
        <w:pStyle w:val="Heading1"/>
        <w:pBdr>
          <w:bottom w:val="single" w:sz="8" w:space="1" w:color="7030A0"/>
        </w:pBdr>
        <w:spacing w:before="360" w:after="360"/>
        <w:rPr>
          <w:sz w:val="18"/>
          <w:szCs w:val="18"/>
        </w:rPr>
      </w:pPr>
      <w:bookmarkStart w:id="63" w:name="_Toc372125533"/>
      <w:r w:rsidRPr="00BA3802">
        <w:rPr>
          <w:sz w:val="18"/>
          <w:szCs w:val="18"/>
        </w:rPr>
        <w:t>Visa des intervenants</w:t>
      </w:r>
      <w:bookmarkEnd w:id="63"/>
    </w:p>
    <w:tbl>
      <w:tblPr>
        <w:tblStyle w:val="TableGrid"/>
        <w:tblW w:w="0" w:type="auto"/>
        <w:jc w:val="center"/>
        <w:tblLook w:val="04A0" w:firstRow="1" w:lastRow="0" w:firstColumn="1" w:lastColumn="0" w:noHBand="0" w:noVBand="1"/>
      </w:tblPr>
      <w:tblGrid>
        <w:gridCol w:w="4818"/>
        <w:gridCol w:w="4818"/>
      </w:tblGrid>
      <w:tr w:rsidR="00BA3802" w:rsidRPr="00BA3802" w:rsidTr="00BA3802">
        <w:trPr>
          <w:jc w:val="center"/>
        </w:trPr>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i w:val="0"/>
                <w:color w:val="000000" w:themeColor="text1"/>
                <w:sz w:val="18"/>
                <w:szCs w:val="18"/>
              </w:rPr>
            </w:pPr>
            <w:r w:rsidRPr="00BA3802">
              <w:rPr>
                <w:rFonts w:ascii="Verdana" w:hAnsi="Verdana"/>
                <w:b/>
                <w:i w:val="0"/>
                <w:color w:val="000000" w:themeColor="text1"/>
                <w:sz w:val="18"/>
                <w:szCs w:val="18"/>
              </w:rPr>
              <w:t>Valideur(s)</w:t>
            </w:r>
          </w:p>
        </w:tc>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Rédacteur</w:t>
            </w:r>
          </w:p>
        </w:tc>
      </w:tr>
      <w:tr w:rsidR="00BA3802" w:rsidRPr="00BA3802" w:rsidTr="00BA3802">
        <w:trPr>
          <w:jc w:val="center"/>
        </w:trPr>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lang w:val="en-US"/>
              </w:rPr>
            </w:pPr>
            <w:r w:rsidRPr="00BA3802">
              <w:rPr>
                <w:rFonts w:ascii="Verdana" w:hAnsi="Verdana"/>
                <w:i w:val="0"/>
                <w:color w:val="000000" w:themeColor="text1"/>
                <w:sz w:val="18"/>
                <w:szCs w:val="18"/>
                <w:lang w:val="en-US"/>
              </w:rPr>
              <w:t xml:space="preserve">Frédéric GOASGUEN | </w:t>
            </w:r>
            <w:r w:rsidRPr="00BA3802">
              <w:rPr>
                <w:rFonts w:ascii="Verdana" w:hAnsi="Verdana"/>
                <w:i w:val="0"/>
                <w:color w:val="C0504D" w:themeColor="accent2"/>
                <w:sz w:val="18"/>
                <w:szCs w:val="18"/>
                <w:lang w:val="en-US"/>
              </w:rPr>
              <w:t>WSB</w:t>
            </w:r>
            <w:r w:rsidRPr="00BA3802">
              <w:rPr>
                <w:rFonts w:ascii="Verdana" w:hAnsi="Verdana"/>
                <w:i w:val="0"/>
                <w:color w:val="000000" w:themeColor="text1"/>
                <w:sz w:val="18"/>
                <w:szCs w:val="18"/>
                <w:lang w:val="en-US"/>
              </w:rPr>
              <w:t xml:space="preserve"> | EQUITY MARKETS | CLIENT TRADING | PRODUCTS STRUCTURING</w:t>
            </w:r>
          </w:p>
        </w:tc>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rPr>
            </w:pPr>
            <w:r w:rsidRPr="00BA3802">
              <w:rPr>
                <w:rFonts w:ascii="Verdana" w:hAnsi="Verdana"/>
                <w:i w:val="0"/>
                <w:color w:val="C0504D" w:themeColor="accent2"/>
                <w:sz w:val="18"/>
                <w:szCs w:val="18"/>
                <w:lang w:val="en-US"/>
              </w:rPr>
              <w:t>WSB</w:t>
            </w:r>
            <w:r w:rsidRPr="00BA3802">
              <w:rPr>
                <w:rFonts w:ascii="Verdana" w:hAnsi="Verdana"/>
                <w:i w:val="0"/>
                <w:color w:val="000000" w:themeColor="text1"/>
                <w:sz w:val="18"/>
                <w:szCs w:val="18"/>
              </w:rPr>
              <w:t xml:space="preserve"> | Organisation </w:t>
            </w:r>
            <w:r w:rsidRPr="00BA3802">
              <w:rPr>
                <w:rFonts w:ascii="Verdana" w:hAnsi="Verdana"/>
                <w:i w:val="0"/>
                <w:color w:val="C0504D" w:themeColor="accent2"/>
                <w:sz w:val="18"/>
                <w:szCs w:val="18"/>
                <w:lang w:val="en-US"/>
              </w:rPr>
              <w:t>WSB</w:t>
            </w:r>
          </w:p>
        </w:tc>
      </w:tr>
      <w:tr w:rsidR="00BA3802" w:rsidRPr="00BA3802" w:rsidTr="00BA3802">
        <w:trPr>
          <w:jc w:val="center"/>
        </w:trPr>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Date de validation Métier</w:t>
            </w:r>
          </w:p>
        </w:tc>
        <w:tc>
          <w:tcPr>
            <w:tcW w:w="4818" w:type="dxa"/>
            <w:shd w:val="clear" w:color="auto" w:fill="E5DFEC" w:themeFill="accent4" w:themeFillTint="33"/>
            <w:vAlign w:val="center"/>
          </w:tcPr>
          <w:p w:rsidR="00BA3802" w:rsidRPr="00BA3802" w:rsidRDefault="00BA3802" w:rsidP="00BA3802">
            <w:pPr>
              <w:pStyle w:val="Subtitle"/>
              <w:numPr>
                <w:ilvl w:val="0"/>
                <w:numId w:val="0"/>
              </w:numPr>
              <w:spacing w:before="120" w:after="120"/>
              <w:jc w:val="center"/>
              <w:rPr>
                <w:rFonts w:ascii="Verdana" w:hAnsi="Verdana"/>
                <w:b/>
                <w:i w:val="0"/>
                <w:color w:val="000000" w:themeColor="text1"/>
                <w:sz w:val="18"/>
                <w:szCs w:val="18"/>
              </w:rPr>
            </w:pPr>
            <w:r w:rsidRPr="00BA3802">
              <w:rPr>
                <w:rFonts w:ascii="Verdana" w:hAnsi="Verdana"/>
                <w:b/>
                <w:i w:val="0"/>
                <w:color w:val="000000" w:themeColor="text1"/>
                <w:sz w:val="18"/>
                <w:szCs w:val="18"/>
              </w:rPr>
              <w:t>Date du visa conformité</w:t>
            </w:r>
          </w:p>
        </w:tc>
      </w:tr>
      <w:tr w:rsidR="00BA3802" w:rsidRPr="00BA3802" w:rsidTr="00BA3802">
        <w:trPr>
          <w:jc w:val="center"/>
        </w:trPr>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rPr>
            </w:pPr>
            <w:r w:rsidRPr="00BA3802">
              <w:rPr>
                <w:rFonts w:ascii="Verdana" w:hAnsi="Verdana"/>
                <w:i w:val="0"/>
                <w:color w:val="000000" w:themeColor="text1"/>
                <w:sz w:val="18"/>
                <w:szCs w:val="18"/>
              </w:rPr>
              <w:lastRenderedPageBreak/>
              <w:t>23/01/2013</w:t>
            </w:r>
          </w:p>
        </w:tc>
        <w:tc>
          <w:tcPr>
            <w:tcW w:w="4818" w:type="dxa"/>
            <w:vAlign w:val="center"/>
          </w:tcPr>
          <w:p w:rsidR="00BA3802" w:rsidRPr="00BA3802" w:rsidRDefault="00BA3802" w:rsidP="00BA3802">
            <w:pPr>
              <w:pStyle w:val="Subtitle"/>
              <w:numPr>
                <w:ilvl w:val="0"/>
                <w:numId w:val="0"/>
              </w:numPr>
              <w:spacing w:before="120" w:after="120"/>
              <w:ind w:left="357"/>
              <w:jc w:val="center"/>
              <w:rPr>
                <w:rFonts w:ascii="Verdana" w:hAnsi="Verdana"/>
                <w:i w:val="0"/>
                <w:color w:val="000000" w:themeColor="text1"/>
                <w:sz w:val="18"/>
                <w:szCs w:val="18"/>
              </w:rPr>
            </w:pPr>
            <w:r w:rsidRPr="00BA3802">
              <w:rPr>
                <w:rFonts w:ascii="Verdana" w:hAnsi="Verdana"/>
                <w:i w:val="0"/>
                <w:color w:val="000000" w:themeColor="text1"/>
                <w:sz w:val="18"/>
                <w:szCs w:val="18"/>
              </w:rPr>
              <w:t>06/11/2013</w:t>
            </w:r>
          </w:p>
        </w:tc>
      </w:tr>
    </w:tbl>
    <w:p w:rsidR="00BA3802" w:rsidRDefault="00BA3802" w:rsidP="00BA3802">
      <w:pPr>
        <w:rPr>
          <w:rFonts w:eastAsiaTheme="majorEastAsia" w:cstheme="minorHAnsi"/>
          <w:color w:val="7030A0"/>
        </w:rPr>
      </w:pPr>
    </w:p>
    <w:p w:rsidR="00BA3802" w:rsidRPr="006667C9" w:rsidRDefault="00BA3802" w:rsidP="00BA3802">
      <w:pPr>
        <w:pStyle w:val="Heading1"/>
        <w:pBdr>
          <w:bottom w:val="single" w:sz="8" w:space="1" w:color="7030A0"/>
        </w:pBdr>
        <w:spacing w:before="360" w:after="360"/>
        <w:rPr>
          <w:sz w:val="16"/>
          <w:szCs w:val="16"/>
        </w:rPr>
      </w:pPr>
      <w:bookmarkStart w:id="64" w:name="_Toc372125534"/>
      <w:r w:rsidRPr="006667C9">
        <w:rPr>
          <w:sz w:val="16"/>
          <w:szCs w:val="16"/>
        </w:rPr>
        <w:t>Revue de la procédure</w:t>
      </w:r>
      <w:bookmarkEnd w:id="64"/>
    </w:p>
    <w:tbl>
      <w:tblPr>
        <w:tblStyle w:val="TableGrid"/>
        <w:tblW w:w="0" w:type="auto"/>
        <w:jc w:val="center"/>
        <w:tblLook w:val="04A0" w:firstRow="1" w:lastRow="0" w:firstColumn="1" w:lastColumn="0" w:noHBand="0" w:noVBand="1"/>
      </w:tblPr>
      <w:tblGrid>
        <w:gridCol w:w="4818"/>
        <w:gridCol w:w="4818"/>
      </w:tblGrid>
      <w:tr w:rsidR="00BA3802" w:rsidRPr="006667C9" w:rsidTr="00BA3802">
        <w:trPr>
          <w:jc w:val="center"/>
        </w:trPr>
        <w:tc>
          <w:tcPr>
            <w:tcW w:w="4818" w:type="dxa"/>
            <w:shd w:val="clear" w:color="auto" w:fill="E5DFEC" w:themeFill="accent4" w:themeFillTint="33"/>
            <w:vAlign w:val="center"/>
          </w:tcPr>
          <w:p w:rsidR="00BA3802" w:rsidRPr="006667C9" w:rsidRDefault="00BA3802" w:rsidP="00BA3802">
            <w:pPr>
              <w:pStyle w:val="Subtitle"/>
              <w:numPr>
                <w:ilvl w:val="0"/>
                <w:numId w:val="0"/>
              </w:numPr>
              <w:spacing w:before="120" w:after="120"/>
              <w:jc w:val="center"/>
              <w:rPr>
                <w:rFonts w:ascii="Verdana" w:hAnsi="Verdana"/>
                <w:i w:val="0"/>
                <w:color w:val="000000" w:themeColor="text1"/>
                <w:sz w:val="16"/>
                <w:szCs w:val="16"/>
              </w:rPr>
            </w:pPr>
            <w:r w:rsidRPr="006667C9">
              <w:rPr>
                <w:rFonts w:ascii="Verdana" w:hAnsi="Verdana"/>
                <w:b/>
                <w:i w:val="0"/>
                <w:color w:val="000000" w:themeColor="text1"/>
                <w:sz w:val="16"/>
                <w:szCs w:val="16"/>
              </w:rPr>
              <w:t>Dernière date d’actualisation</w:t>
            </w:r>
          </w:p>
        </w:tc>
        <w:tc>
          <w:tcPr>
            <w:tcW w:w="4818" w:type="dxa"/>
            <w:vMerge w:val="restart"/>
            <w:shd w:val="clear" w:color="auto" w:fill="auto"/>
            <w:vAlign w:val="center"/>
          </w:tcPr>
          <w:p w:rsidR="00BA3802" w:rsidRPr="006667C9" w:rsidRDefault="00BA3802" w:rsidP="00BA3802">
            <w:pPr>
              <w:pStyle w:val="Subtitle"/>
              <w:numPr>
                <w:ilvl w:val="0"/>
                <w:numId w:val="0"/>
              </w:numPr>
              <w:spacing w:before="120" w:after="120"/>
              <w:jc w:val="both"/>
              <w:rPr>
                <w:rFonts w:ascii="Verdana" w:hAnsi="Verdana"/>
                <w:color w:val="000000" w:themeColor="text1"/>
                <w:sz w:val="16"/>
                <w:szCs w:val="16"/>
              </w:rPr>
            </w:pPr>
            <w:r w:rsidRPr="006667C9">
              <w:rPr>
                <w:rFonts w:ascii="Verdana" w:hAnsi="Verdana"/>
                <w:color w:val="000000" w:themeColor="text1"/>
                <w:sz w:val="16"/>
                <w:szCs w:val="16"/>
              </w:rPr>
              <w:object w:dxaOrig="8250" w:dyaOrig="7215">
                <v:shape id="_x0000_i1028" type="#_x0000_t75" style="width:18.75pt;height:15.75pt" o:ole="">
                  <v:imagedata r:id="rId17" o:title=""/>
                </v:shape>
                <o:OLEObject Type="Embed" ProgID="PBrush" ShapeID="_x0000_i1028" DrawAspect="Content" ObjectID="_1505736312" r:id="rId18"/>
              </w:object>
            </w:r>
            <w:r w:rsidRPr="006667C9">
              <w:rPr>
                <w:rFonts w:ascii="Verdana" w:hAnsi="Verdana"/>
                <w:color w:val="000000" w:themeColor="text1"/>
                <w:sz w:val="16"/>
                <w:szCs w:val="16"/>
              </w:rPr>
              <w:t xml:space="preserve"> Les procédures dont la date d’actualisation est supérieure de 2 ans à la date du jour sont potentiellement à revalider avec le Métier.</w:t>
            </w:r>
          </w:p>
        </w:tc>
      </w:tr>
      <w:tr w:rsidR="00BA3802" w:rsidRPr="006667C9" w:rsidTr="00BA3802">
        <w:trPr>
          <w:jc w:val="center"/>
        </w:trPr>
        <w:tc>
          <w:tcPr>
            <w:tcW w:w="4818" w:type="dxa"/>
            <w:vAlign w:val="center"/>
          </w:tcPr>
          <w:p w:rsidR="00BA3802" w:rsidRPr="006667C9" w:rsidRDefault="00BA3802" w:rsidP="00BA3802">
            <w:pPr>
              <w:pStyle w:val="Subtitle"/>
              <w:numPr>
                <w:ilvl w:val="0"/>
                <w:numId w:val="0"/>
              </w:numPr>
              <w:spacing w:before="120" w:after="120"/>
              <w:jc w:val="center"/>
              <w:rPr>
                <w:rFonts w:ascii="Verdana" w:hAnsi="Verdana"/>
                <w:i w:val="0"/>
                <w:color w:val="000000" w:themeColor="text1"/>
                <w:sz w:val="16"/>
                <w:szCs w:val="16"/>
              </w:rPr>
            </w:pPr>
            <w:r w:rsidRPr="006667C9">
              <w:rPr>
                <w:rFonts w:ascii="Verdana" w:hAnsi="Verdana"/>
                <w:i w:val="0"/>
                <w:color w:val="000000" w:themeColor="text1"/>
                <w:sz w:val="16"/>
                <w:szCs w:val="16"/>
              </w:rPr>
              <w:t>23/01/2013</w:t>
            </w:r>
          </w:p>
        </w:tc>
        <w:tc>
          <w:tcPr>
            <w:tcW w:w="4818" w:type="dxa"/>
            <w:vMerge/>
            <w:vAlign w:val="center"/>
          </w:tcPr>
          <w:p w:rsidR="00BA3802" w:rsidRPr="006667C9" w:rsidRDefault="00BA3802" w:rsidP="00BA3802">
            <w:pPr>
              <w:pStyle w:val="Subtitle"/>
              <w:numPr>
                <w:ilvl w:val="0"/>
                <w:numId w:val="0"/>
              </w:numPr>
              <w:spacing w:before="120" w:after="120"/>
              <w:jc w:val="center"/>
              <w:rPr>
                <w:rFonts w:ascii="Verdana" w:hAnsi="Verdana"/>
                <w:i w:val="0"/>
                <w:color w:val="000000" w:themeColor="text1"/>
                <w:sz w:val="16"/>
                <w:szCs w:val="16"/>
              </w:rPr>
            </w:pPr>
          </w:p>
        </w:tc>
      </w:tr>
    </w:tbl>
    <w:p w:rsidR="00BA3802" w:rsidRPr="006667C9" w:rsidRDefault="00BA3802" w:rsidP="00BA3802">
      <w:pPr>
        <w:pStyle w:val="Heading1"/>
        <w:pBdr>
          <w:bottom w:val="single" w:sz="8" w:space="1" w:color="7030A0"/>
        </w:pBdr>
        <w:spacing w:before="360" w:after="360"/>
        <w:rPr>
          <w:sz w:val="16"/>
          <w:szCs w:val="16"/>
        </w:rPr>
      </w:pPr>
      <w:bookmarkStart w:id="65" w:name="_Toc372125535"/>
      <w:r w:rsidRPr="006667C9">
        <w:rPr>
          <w:sz w:val="16"/>
          <w:szCs w:val="16"/>
        </w:rPr>
        <w:t>Rattachement au référentiel</w:t>
      </w:r>
      <w:bookmarkEnd w:id="65"/>
    </w:p>
    <w:p w:rsidR="00BA3802" w:rsidRPr="006667C9" w:rsidRDefault="00BA3802" w:rsidP="00BA3802">
      <w:pPr>
        <w:pStyle w:val="Subtitle"/>
        <w:numPr>
          <w:ilvl w:val="0"/>
          <w:numId w:val="28"/>
        </w:numPr>
        <w:spacing w:before="240" w:after="240"/>
        <w:ind w:left="357" w:hanging="357"/>
        <w:rPr>
          <w:rFonts w:ascii="Verdana" w:hAnsi="Verdana"/>
          <w:i w:val="0"/>
          <w:iCs w:val="0"/>
          <w:color w:val="000000" w:themeColor="text1"/>
          <w:sz w:val="16"/>
          <w:szCs w:val="16"/>
        </w:rPr>
      </w:pPr>
      <w:r w:rsidRPr="006667C9">
        <w:rPr>
          <w:rFonts w:ascii="Verdana" w:hAnsi="Verdana"/>
          <w:b/>
          <w:i w:val="0"/>
          <w:color w:val="000000" w:themeColor="text1"/>
          <w:sz w:val="16"/>
          <w:szCs w:val="16"/>
        </w:rPr>
        <w:t>Processus :</w:t>
      </w:r>
    </w:p>
    <w:p w:rsidR="00BA3802" w:rsidRPr="006667C9" w:rsidRDefault="00BA3802" w:rsidP="00BA3802">
      <w:pPr>
        <w:pStyle w:val="Subtitle"/>
        <w:numPr>
          <w:ilvl w:val="1"/>
          <w:numId w:val="30"/>
        </w:numPr>
        <w:spacing w:after="0"/>
        <w:ind w:left="709"/>
        <w:rPr>
          <w:rFonts w:ascii="Verdana" w:eastAsiaTheme="minorHAnsi" w:hAnsi="Verdana" w:cstheme="minorBidi"/>
          <w:i w:val="0"/>
          <w:iCs w:val="0"/>
          <w:color w:val="C0504D" w:themeColor="accent2"/>
          <w:spacing w:val="0"/>
          <w:sz w:val="16"/>
          <w:szCs w:val="16"/>
        </w:rPr>
      </w:pPr>
      <w:r w:rsidRPr="006667C9">
        <w:rPr>
          <w:rFonts w:ascii="Verdana" w:eastAsiaTheme="minorHAnsi" w:hAnsi="Verdana" w:cstheme="minorBidi"/>
          <w:i w:val="0"/>
          <w:iCs w:val="0"/>
          <w:color w:val="C0504D" w:themeColor="accent2"/>
          <w:spacing w:val="0"/>
          <w:sz w:val="16"/>
          <w:szCs w:val="16"/>
        </w:rPr>
        <w:t>Proprietary index monitoring</w:t>
      </w:r>
    </w:p>
    <w:p w:rsidR="00BA3802" w:rsidRPr="006667C9" w:rsidRDefault="00BA3802" w:rsidP="00BA3802">
      <w:pPr>
        <w:pStyle w:val="Subtitle"/>
        <w:numPr>
          <w:ilvl w:val="0"/>
          <w:numId w:val="28"/>
        </w:numPr>
        <w:spacing w:before="240" w:after="240"/>
        <w:ind w:left="357" w:hanging="357"/>
        <w:rPr>
          <w:rFonts w:ascii="Verdana" w:hAnsi="Verdana"/>
          <w:b/>
          <w:i w:val="0"/>
          <w:color w:val="000000" w:themeColor="text1"/>
          <w:sz w:val="16"/>
          <w:szCs w:val="16"/>
        </w:rPr>
      </w:pPr>
      <w:r w:rsidRPr="006667C9">
        <w:rPr>
          <w:rFonts w:ascii="Verdana" w:hAnsi="Verdana"/>
          <w:b/>
          <w:i w:val="0"/>
          <w:color w:val="000000" w:themeColor="text1"/>
          <w:sz w:val="16"/>
          <w:szCs w:val="16"/>
        </w:rPr>
        <w:t>Etape concernée :</w:t>
      </w:r>
    </w:p>
    <w:p w:rsidR="00BA3802" w:rsidRPr="006667C9" w:rsidRDefault="00BA3802" w:rsidP="00BA3802">
      <w:pPr>
        <w:pStyle w:val="Subtitle"/>
        <w:numPr>
          <w:ilvl w:val="1"/>
          <w:numId w:val="30"/>
        </w:numPr>
        <w:spacing w:after="0"/>
        <w:ind w:left="709"/>
        <w:rPr>
          <w:rFonts w:ascii="Verdana" w:eastAsiaTheme="minorHAnsi" w:hAnsi="Verdana" w:cstheme="minorBidi"/>
          <w:i w:val="0"/>
          <w:iCs w:val="0"/>
          <w:color w:val="C0504D" w:themeColor="accent2"/>
          <w:spacing w:val="0"/>
          <w:sz w:val="16"/>
          <w:szCs w:val="16"/>
        </w:rPr>
      </w:pPr>
      <w:r w:rsidRPr="006667C9">
        <w:rPr>
          <w:rFonts w:ascii="Verdana" w:eastAsiaTheme="minorHAnsi" w:hAnsi="Verdana" w:cstheme="minorBidi"/>
          <w:i w:val="0"/>
          <w:iCs w:val="0"/>
          <w:color w:val="C0504D" w:themeColor="accent2"/>
          <w:spacing w:val="0"/>
          <w:sz w:val="16"/>
          <w:szCs w:val="16"/>
        </w:rPr>
        <w:t>Proprietary index setting up</w:t>
      </w:r>
    </w:p>
    <w:p w:rsidR="00BA3802" w:rsidRPr="006667C9" w:rsidRDefault="00BA3802" w:rsidP="00BA3802">
      <w:pPr>
        <w:pStyle w:val="Heading1"/>
        <w:pBdr>
          <w:bottom w:val="single" w:sz="8" w:space="1" w:color="7030A0"/>
        </w:pBdr>
        <w:spacing w:before="360" w:after="360"/>
        <w:rPr>
          <w:sz w:val="16"/>
          <w:szCs w:val="16"/>
        </w:rPr>
      </w:pPr>
      <w:bookmarkStart w:id="66" w:name="_Toc372125536"/>
      <w:r w:rsidRPr="006667C9">
        <w:rPr>
          <w:sz w:val="16"/>
          <w:szCs w:val="16"/>
        </w:rPr>
        <w:t>Objectifs et exigences de la procédure</w:t>
      </w:r>
      <w:bookmarkEnd w:id="66"/>
    </w:p>
    <w:p w:rsidR="00BA3802" w:rsidRPr="006667C9" w:rsidRDefault="00BA3802" w:rsidP="00BA3802">
      <w:pPr>
        <w:pStyle w:val="Subtitle"/>
        <w:numPr>
          <w:ilvl w:val="0"/>
          <w:numId w:val="29"/>
        </w:numPr>
        <w:spacing w:before="240" w:after="240"/>
        <w:rPr>
          <w:rFonts w:ascii="Verdana" w:hAnsi="Verdana"/>
          <w:b/>
          <w:i w:val="0"/>
          <w:color w:val="C0504D" w:themeColor="accent2"/>
          <w:sz w:val="16"/>
          <w:szCs w:val="16"/>
        </w:rPr>
      </w:pPr>
      <w:r w:rsidRPr="006667C9">
        <w:rPr>
          <w:rFonts w:ascii="Verdana" w:hAnsi="Verdana"/>
          <w:b/>
          <w:i w:val="0"/>
          <w:color w:val="C0504D" w:themeColor="accent2"/>
          <w:sz w:val="16"/>
          <w:szCs w:val="16"/>
        </w:rPr>
        <w:t>Object:</w:t>
      </w:r>
    </w:p>
    <w:p w:rsidR="00BA3802" w:rsidRPr="006667C9" w:rsidRDefault="00BA3802" w:rsidP="00BA3802">
      <w:pPr>
        <w:pStyle w:val="Champtexte"/>
        <w:spacing w:before="240" w:after="240" w:line="240" w:lineRule="auto"/>
        <w:ind w:left="426"/>
        <w:rPr>
          <w:rFonts w:ascii="Verdana" w:hAnsi="Verdana"/>
          <w:color w:val="C0504D" w:themeColor="accent2"/>
          <w:sz w:val="16"/>
          <w:szCs w:val="16"/>
          <w:lang w:val="en-US"/>
        </w:rPr>
      </w:pPr>
      <w:r w:rsidRPr="006667C9">
        <w:rPr>
          <w:rFonts w:ascii="Verdana" w:hAnsi="Verdana"/>
          <w:color w:val="C0504D" w:themeColor="accent2"/>
          <w:sz w:val="16"/>
          <w:szCs w:val="16"/>
          <w:lang w:val="en-US"/>
        </w:rPr>
        <w:t>Equity Markets develops, publishes and markets: a family of proprietary indices (for Natixis under the brand NXS), which includes innovative investment strategies aiming at capturing the absolute performance  or optimizing the risk / return ratio.</w:t>
      </w:r>
    </w:p>
    <w:p w:rsidR="00BA3802" w:rsidRPr="006667C9" w:rsidRDefault="00BA3802" w:rsidP="00BA3802">
      <w:pPr>
        <w:pStyle w:val="Champtexte"/>
        <w:spacing w:before="240" w:after="240" w:line="240" w:lineRule="auto"/>
        <w:ind w:left="426"/>
        <w:rPr>
          <w:rFonts w:ascii="Verdana" w:hAnsi="Verdana"/>
          <w:color w:val="C0504D" w:themeColor="accent2"/>
          <w:sz w:val="16"/>
          <w:szCs w:val="16"/>
          <w:lang w:val="en-US"/>
        </w:rPr>
      </w:pPr>
      <w:r w:rsidRPr="006667C9">
        <w:rPr>
          <w:rFonts w:ascii="Verdana" w:hAnsi="Verdana"/>
          <w:color w:val="C0504D" w:themeColor="accent2"/>
          <w:sz w:val="16"/>
          <w:szCs w:val="16"/>
          <w:lang w:val="en-US"/>
        </w:rPr>
        <w:t>These indices:</w:t>
      </w:r>
      <w:r w:rsidRPr="006667C9">
        <w:rPr>
          <w:rFonts w:ascii="Verdana" w:hAnsi="Verdana"/>
          <w:color w:val="C0504D" w:themeColor="accent2"/>
          <w:sz w:val="16"/>
          <w:szCs w:val="16"/>
          <w:lang w:val="en-US"/>
        </w:rPr>
        <w:br/>
        <w:t xml:space="preserve">- are made of liquid underlyings selected within a wide universe of assets and reallocated according to rules based on quantitative methodologies </w:t>
      </w:r>
      <w:r w:rsidRPr="006667C9">
        <w:rPr>
          <w:rFonts w:ascii="Verdana" w:hAnsi="Verdana"/>
          <w:color w:val="C0504D" w:themeColor="accent2"/>
          <w:sz w:val="16"/>
          <w:szCs w:val="16"/>
          <w:lang w:val="en-US"/>
        </w:rPr>
        <w:br/>
        <w:t>- can be directly invested</w:t>
      </w:r>
      <w:r w:rsidRPr="006667C9">
        <w:rPr>
          <w:rFonts w:ascii="Verdana" w:hAnsi="Verdana"/>
          <w:color w:val="C0504D" w:themeColor="accent2"/>
          <w:sz w:val="16"/>
          <w:szCs w:val="16"/>
          <w:lang w:val="en-US"/>
        </w:rPr>
        <w:br/>
        <w:t>- present characteristics of high liquidity, transparency and systematicity</w:t>
      </w:r>
      <w:r w:rsidRPr="006667C9">
        <w:rPr>
          <w:rFonts w:ascii="Verdana" w:hAnsi="Verdana"/>
          <w:color w:val="C0504D" w:themeColor="accent2"/>
          <w:sz w:val="16"/>
          <w:szCs w:val="16"/>
          <w:lang w:val="en-US"/>
        </w:rPr>
        <w:br/>
        <w:t>- can also be based on strategies aimed at generating outperformance and / or access to new market segments.</w:t>
      </w:r>
    </w:p>
    <w:p w:rsidR="00BA3802" w:rsidRPr="006667C9" w:rsidRDefault="00BA3802" w:rsidP="00BA3802">
      <w:pPr>
        <w:pStyle w:val="Champtexte"/>
        <w:spacing w:before="240" w:after="240" w:line="240" w:lineRule="auto"/>
        <w:ind w:left="426"/>
        <w:rPr>
          <w:rFonts w:ascii="Verdana" w:hAnsi="Verdana"/>
          <w:color w:val="C0504D" w:themeColor="accent2"/>
          <w:sz w:val="16"/>
          <w:szCs w:val="16"/>
          <w:lang w:val="en-US"/>
        </w:rPr>
      </w:pPr>
      <w:r w:rsidRPr="006667C9">
        <w:rPr>
          <w:rFonts w:ascii="Verdana" w:hAnsi="Verdana"/>
          <w:color w:val="C0504D" w:themeColor="accent2"/>
          <w:sz w:val="16"/>
          <w:szCs w:val="16"/>
          <w:lang w:val="en-US"/>
        </w:rPr>
        <w:t>The NXS range enables investors to access to new asset classes providing diversification and optimization to their portfolios.</w:t>
      </w:r>
    </w:p>
    <w:p w:rsidR="00BA3802" w:rsidRPr="006667C9" w:rsidRDefault="00BA3802" w:rsidP="00BA3802">
      <w:pPr>
        <w:pStyle w:val="Champtexte"/>
        <w:spacing w:before="240" w:after="240" w:line="240" w:lineRule="auto"/>
        <w:ind w:left="426"/>
        <w:rPr>
          <w:rFonts w:ascii="Verdana" w:hAnsi="Verdana"/>
          <w:b/>
          <w:i/>
          <w:color w:val="C0504D" w:themeColor="accent2"/>
          <w:sz w:val="16"/>
          <w:szCs w:val="16"/>
        </w:rPr>
      </w:pPr>
      <w:r w:rsidRPr="006667C9">
        <w:rPr>
          <w:rFonts w:ascii="Verdana" w:hAnsi="Verdana"/>
          <w:b/>
          <w:i/>
          <w:color w:val="C0504D" w:themeColor="accent2"/>
          <w:sz w:val="16"/>
          <w:szCs w:val="16"/>
        </w:rPr>
        <w:t>Focus point(s):</w:t>
      </w:r>
    </w:p>
    <w:p w:rsidR="00BA3802" w:rsidRPr="006667C9" w:rsidRDefault="00BA3802" w:rsidP="00BA3802">
      <w:pPr>
        <w:pStyle w:val="Champtexte"/>
        <w:spacing w:before="240" w:after="240" w:line="240" w:lineRule="auto"/>
        <w:ind w:left="426"/>
        <w:rPr>
          <w:rFonts w:ascii="Verdana" w:hAnsi="Verdana"/>
          <w:color w:val="C0504D" w:themeColor="accent2"/>
          <w:sz w:val="16"/>
          <w:szCs w:val="16"/>
        </w:rPr>
      </w:pPr>
      <w:r w:rsidRPr="006667C9">
        <w:rPr>
          <w:rFonts w:ascii="Verdana" w:hAnsi="Verdana"/>
          <w:color w:val="C0504D" w:themeColor="accent2"/>
          <w:sz w:val="16"/>
          <w:szCs w:val="16"/>
        </w:rPr>
        <w:t>Ø</w:t>
      </w:r>
    </w:p>
    <w:p w:rsidR="00BA3802" w:rsidRPr="006667C9" w:rsidRDefault="00BA3802" w:rsidP="00BA3802">
      <w:pPr>
        <w:pStyle w:val="Subtitle"/>
        <w:numPr>
          <w:ilvl w:val="0"/>
          <w:numId w:val="29"/>
        </w:numPr>
        <w:spacing w:before="240" w:after="240"/>
        <w:rPr>
          <w:rFonts w:ascii="Verdana" w:hAnsi="Verdana"/>
          <w:b/>
          <w:i w:val="0"/>
          <w:color w:val="000000" w:themeColor="text1"/>
          <w:sz w:val="16"/>
          <w:szCs w:val="16"/>
        </w:rPr>
      </w:pPr>
      <w:r w:rsidRPr="006667C9">
        <w:rPr>
          <w:rFonts w:ascii="Verdana" w:hAnsi="Verdana"/>
          <w:b/>
          <w:i w:val="0"/>
          <w:color w:val="000000" w:themeColor="text1"/>
          <w:sz w:val="16"/>
          <w:szCs w:val="16"/>
        </w:rPr>
        <w:t>Impact réglementaire :</w:t>
      </w:r>
    </w:p>
    <w:p w:rsidR="00BA3802" w:rsidRPr="006667C9" w:rsidRDefault="00BA3802" w:rsidP="00BA3802">
      <w:pPr>
        <w:pStyle w:val="Subtitle"/>
        <w:numPr>
          <w:ilvl w:val="1"/>
          <w:numId w:val="30"/>
        </w:numPr>
        <w:spacing w:after="0"/>
        <w:ind w:left="709"/>
        <w:rPr>
          <w:rFonts w:ascii="Verdana" w:hAnsi="Verdana"/>
          <w:i w:val="0"/>
          <w:color w:val="auto"/>
          <w:sz w:val="16"/>
          <w:szCs w:val="16"/>
        </w:rPr>
      </w:pPr>
    </w:p>
    <w:p w:rsidR="00BA3802" w:rsidRPr="006667C9" w:rsidRDefault="00BA3802" w:rsidP="00BA3802">
      <w:pPr>
        <w:rPr>
          <w:rFonts w:eastAsiaTheme="majorEastAsia" w:cstheme="minorHAnsi"/>
          <w:b/>
          <w:bCs/>
          <w:color w:val="7030A0"/>
          <w:sz w:val="16"/>
          <w:szCs w:val="16"/>
        </w:rPr>
      </w:pPr>
      <w:r w:rsidRPr="006667C9">
        <w:rPr>
          <w:sz w:val="16"/>
          <w:szCs w:val="16"/>
        </w:rPr>
        <w:br w:type="page"/>
      </w:r>
    </w:p>
    <w:p w:rsidR="006667C9" w:rsidRPr="006667C9" w:rsidRDefault="006667C9" w:rsidP="006667C9">
      <w:pPr>
        <w:pStyle w:val="Heading1"/>
        <w:pBdr>
          <w:bottom w:val="single" w:sz="8" w:space="1" w:color="7030A0"/>
        </w:pBdr>
        <w:spacing w:before="360" w:after="360"/>
        <w:rPr>
          <w:sz w:val="16"/>
          <w:szCs w:val="16"/>
        </w:rPr>
      </w:pPr>
      <w:bookmarkStart w:id="67" w:name="_Toc372125537"/>
      <w:r w:rsidRPr="006667C9">
        <w:rPr>
          <w:sz w:val="16"/>
          <w:szCs w:val="16"/>
        </w:rPr>
        <w:lastRenderedPageBreak/>
        <w:t>Périmètre couvert</w:t>
      </w:r>
      <w:bookmarkEnd w:id="67"/>
    </w:p>
    <w:p w:rsidR="006667C9" w:rsidRPr="006667C9" w:rsidRDefault="006667C9" w:rsidP="006667C9">
      <w:pPr>
        <w:pStyle w:val="Subtitle"/>
        <w:numPr>
          <w:ilvl w:val="0"/>
          <w:numId w:val="33"/>
        </w:numPr>
        <w:spacing w:before="240" w:after="240"/>
        <w:ind w:left="426" w:hanging="426"/>
        <w:rPr>
          <w:rFonts w:ascii="Verdana" w:hAnsi="Verdana"/>
          <w:color w:val="auto"/>
          <w:sz w:val="16"/>
          <w:szCs w:val="16"/>
        </w:rPr>
      </w:pPr>
      <w:r w:rsidRPr="006667C9">
        <w:rPr>
          <w:rFonts w:ascii="Verdana" w:hAnsi="Verdana"/>
          <w:b/>
          <w:i w:val="0"/>
          <w:color w:val="000000" w:themeColor="text1"/>
          <w:sz w:val="16"/>
          <w:szCs w:val="16"/>
        </w:rPr>
        <w:t>Ligne(s) métier(s) concernée(s) :</w:t>
      </w:r>
    </w:p>
    <w:p w:rsidR="006667C9" w:rsidRPr="006667C9" w:rsidRDefault="006667C9" w:rsidP="006667C9">
      <w:pPr>
        <w:pStyle w:val="Subtitle"/>
        <w:numPr>
          <w:ilvl w:val="0"/>
          <w:numId w:val="30"/>
        </w:numPr>
        <w:spacing w:after="0"/>
        <w:rPr>
          <w:rFonts w:ascii="Verdana" w:hAnsi="Verdana"/>
          <w:i w:val="0"/>
          <w:color w:val="auto"/>
          <w:sz w:val="16"/>
          <w:szCs w:val="16"/>
        </w:rPr>
      </w:pPr>
      <w:r w:rsidRPr="006667C9">
        <w:rPr>
          <w:rFonts w:ascii="Verdana" w:hAnsi="Verdana"/>
          <w:i w:val="0"/>
          <w:color w:val="auto"/>
          <w:sz w:val="16"/>
          <w:szCs w:val="16"/>
        </w:rPr>
        <w:t>EM_Equity markets</w:t>
      </w:r>
    </w:p>
    <w:p w:rsidR="006667C9" w:rsidRPr="006667C9" w:rsidRDefault="006667C9" w:rsidP="006667C9">
      <w:pPr>
        <w:spacing w:line="20" w:lineRule="exact"/>
        <w:rPr>
          <w:sz w:val="16"/>
          <w:szCs w:val="16"/>
        </w:rPr>
      </w:pPr>
    </w:p>
    <w:p w:rsidR="006667C9" w:rsidRPr="006667C9" w:rsidRDefault="006667C9" w:rsidP="006667C9">
      <w:pPr>
        <w:pStyle w:val="Subtitle"/>
        <w:numPr>
          <w:ilvl w:val="0"/>
          <w:numId w:val="33"/>
        </w:numPr>
        <w:spacing w:before="240" w:after="240"/>
        <w:ind w:left="426" w:hanging="426"/>
        <w:rPr>
          <w:rFonts w:ascii="Verdana" w:hAnsi="Verdana"/>
          <w:color w:val="auto"/>
          <w:sz w:val="16"/>
          <w:szCs w:val="16"/>
        </w:rPr>
      </w:pPr>
      <w:r w:rsidRPr="006667C9">
        <w:rPr>
          <w:rFonts w:ascii="Verdana" w:hAnsi="Verdana"/>
          <w:b/>
          <w:i w:val="0"/>
          <w:color w:val="000000" w:themeColor="text1"/>
          <w:sz w:val="16"/>
          <w:szCs w:val="16"/>
        </w:rPr>
        <w:t>Localisation(s) :</w:t>
      </w:r>
    </w:p>
    <w:p w:rsidR="006667C9" w:rsidRPr="006667C9" w:rsidRDefault="006667C9" w:rsidP="006667C9">
      <w:pPr>
        <w:pStyle w:val="Subtitle"/>
        <w:numPr>
          <w:ilvl w:val="0"/>
          <w:numId w:val="30"/>
        </w:numPr>
        <w:spacing w:after="0"/>
        <w:rPr>
          <w:rFonts w:ascii="Verdana" w:hAnsi="Verdana"/>
          <w:i w:val="0"/>
          <w:color w:val="FF0000"/>
          <w:sz w:val="16"/>
          <w:szCs w:val="16"/>
          <w:lang w:val="en-US"/>
        </w:rPr>
      </w:pPr>
      <w:r w:rsidRPr="006667C9">
        <w:rPr>
          <w:rFonts w:ascii="Verdana" w:hAnsi="Verdana"/>
          <w:i w:val="0"/>
          <w:color w:val="FF0000"/>
          <w:sz w:val="16"/>
          <w:szCs w:val="16"/>
          <w:lang w:val="en-US"/>
        </w:rPr>
        <w:t>PARIS – France</w:t>
      </w:r>
    </w:p>
    <w:p w:rsidR="006667C9" w:rsidRPr="006667C9" w:rsidRDefault="006667C9" w:rsidP="006667C9">
      <w:pPr>
        <w:spacing w:line="20" w:lineRule="exact"/>
        <w:rPr>
          <w:color w:val="FF0000"/>
          <w:sz w:val="16"/>
          <w:szCs w:val="16"/>
        </w:rPr>
      </w:pPr>
    </w:p>
    <w:p w:rsidR="006667C9" w:rsidRPr="006667C9" w:rsidRDefault="006667C9" w:rsidP="006667C9">
      <w:pPr>
        <w:pStyle w:val="Subtitle"/>
        <w:numPr>
          <w:ilvl w:val="0"/>
          <w:numId w:val="30"/>
        </w:numPr>
        <w:spacing w:after="0"/>
        <w:rPr>
          <w:rFonts w:ascii="Verdana" w:hAnsi="Verdana"/>
          <w:i w:val="0"/>
          <w:color w:val="FF0000"/>
          <w:sz w:val="16"/>
          <w:szCs w:val="16"/>
          <w:lang w:val="en-US"/>
        </w:rPr>
      </w:pPr>
      <w:r w:rsidRPr="006667C9">
        <w:rPr>
          <w:rFonts w:ascii="Verdana" w:hAnsi="Verdana"/>
          <w:i w:val="0"/>
          <w:color w:val="FF0000"/>
          <w:sz w:val="16"/>
          <w:szCs w:val="16"/>
          <w:lang w:val="en-US"/>
        </w:rPr>
        <w:t>PLATFORM - EMEA (Europe except France - Middle East - Africa)</w:t>
      </w:r>
    </w:p>
    <w:p w:rsidR="006667C9" w:rsidRPr="006667C9" w:rsidRDefault="006667C9" w:rsidP="006667C9">
      <w:pPr>
        <w:spacing w:line="20" w:lineRule="exact"/>
        <w:rPr>
          <w:color w:val="FF0000"/>
          <w:sz w:val="16"/>
          <w:szCs w:val="16"/>
          <w:lang w:val="en-US"/>
        </w:rPr>
      </w:pPr>
    </w:p>
    <w:p w:rsidR="006667C9" w:rsidRPr="006667C9" w:rsidRDefault="006667C9" w:rsidP="006667C9">
      <w:pPr>
        <w:pStyle w:val="Subtitle"/>
        <w:numPr>
          <w:ilvl w:val="0"/>
          <w:numId w:val="30"/>
        </w:numPr>
        <w:spacing w:after="0"/>
        <w:rPr>
          <w:rFonts w:ascii="Verdana" w:hAnsi="Verdana"/>
          <w:i w:val="0"/>
          <w:color w:val="FF0000"/>
          <w:sz w:val="16"/>
          <w:szCs w:val="16"/>
        </w:rPr>
      </w:pPr>
      <w:r w:rsidRPr="006667C9">
        <w:rPr>
          <w:rFonts w:ascii="Verdana" w:hAnsi="Verdana"/>
          <w:i w:val="0"/>
          <w:color w:val="FF0000"/>
          <w:sz w:val="16"/>
          <w:szCs w:val="16"/>
        </w:rPr>
        <w:t>PLATFORM - APAC (Asia - Pacific)</w:t>
      </w:r>
    </w:p>
    <w:p w:rsidR="006667C9" w:rsidRPr="006667C9" w:rsidRDefault="006667C9" w:rsidP="006667C9">
      <w:pPr>
        <w:spacing w:line="20" w:lineRule="exact"/>
        <w:rPr>
          <w:color w:val="FF0000"/>
          <w:sz w:val="16"/>
          <w:szCs w:val="16"/>
        </w:rPr>
      </w:pPr>
    </w:p>
    <w:p w:rsidR="006667C9" w:rsidRPr="006667C9" w:rsidRDefault="006667C9" w:rsidP="006667C9">
      <w:pPr>
        <w:pStyle w:val="Subtitle"/>
        <w:numPr>
          <w:ilvl w:val="0"/>
          <w:numId w:val="30"/>
        </w:numPr>
        <w:spacing w:after="0"/>
        <w:rPr>
          <w:rFonts w:ascii="Verdana" w:hAnsi="Verdana"/>
          <w:i w:val="0"/>
          <w:color w:val="FF0000"/>
          <w:sz w:val="16"/>
          <w:szCs w:val="16"/>
          <w:lang w:val="en-US"/>
        </w:rPr>
      </w:pPr>
      <w:r w:rsidRPr="006667C9">
        <w:rPr>
          <w:rFonts w:ascii="Verdana" w:hAnsi="Verdana"/>
          <w:i w:val="0"/>
          <w:color w:val="FF0000"/>
          <w:sz w:val="16"/>
          <w:szCs w:val="16"/>
          <w:lang w:val="en-US"/>
        </w:rPr>
        <w:t>PLATFORM - AMERICA (North - Central - South)</w:t>
      </w:r>
    </w:p>
    <w:p w:rsidR="006667C9" w:rsidRPr="006667C9" w:rsidRDefault="006667C9" w:rsidP="006667C9">
      <w:pPr>
        <w:spacing w:line="20" w:lineRule="exact"/>
        <w:rPr>
          <w:sz w:val="16"/>
          <w:szCs w:val="16"/>
          <w:lang w:val="en-US"/>
        </w:rPr>
      </w:pPr>
    </w:p>
    <w:p w:rsidR="006667C9" w:rsidRPr="006667C9" w:rsidRDefault="006667C9" w:rsidP="006667C9">
      <w:pPr>
        <w:pStyle w:val="Subtitle"/>
        <w:numPr>
          <w:ilvl w:val="0"/>
          <w:numId w:val="33"/>
        </w:numPr>
        <w:spacing w:before="240" w:after="240"/>
        <w:ind w:left="426" w:hanging="426"/>
        <w:rPr>
          <w:rFonts w:ascii="Verdana" w:hAnsi="Verdana"/>
          <w:b/>
          <w:i w:val="0"/>
          <w:color w:val="000000" w:themeColor="text1"/>
          <w:sz w:val="16"/>
          <w:szCs w:val="16"/>
        </w:rPr>
      </w:pPr>
      <w:r w:rsidRPr="006667C9">
        <w:rPr>
          <w:rFonts w:ascii="Verdana" w:hAnsi="Verdana"/>
          <w:b/>
          <w:i w:val="0"/>
          <w:color w:val="000000" w:themeColor="text1"/>
          <w:sz w:val="16"/>
          <w:szCs w:val="16"/>
        </w:rPr>
        <w:t>Produit(s) :</w:t>
      </w:r>
    </w:p>
    <w:p w:rsidR="006667C9" w:rsidRPr="006667C9" w:rsidRDefault="006667C9" w:rsidP="006667C9">
      <w:pPr>
        <w:pStyle w:val="ListParagraph"/>
        <w:numPr>
          <w:ilvl w:val="0"/>
          <w:numId w:val="30"/>
        </w:numPr>
        <w:spacing w:after="0" w:line="240" w:lineRule="auto"/>
        <w:rPr>
          <w:rFonts w:ascii="Verdana" w:hAnsi="Verdana"/>
          <w:sz w:val="16"/>
          <w:szCs w:val="16"/>
        </w:rPr>
      </w:pPr>
      <w:r w:rsidRPr="006667C9">
        <w:rPr>
          <w:rFonts w:ascii="Verdana" w:hAnsi="Verdana"/>
          <w:sz w:val="16"/>
          <w:szCs w:val="16"/>
        </w:rPr>
        <w:t>Index</w:t>
      </w:r>
    </w:p>
    <w:p w:rsidR="006667C9" w:rsidRPr="006667C9" w:rsidRDefault="006667C9" w:rsidP="006667C9">
      <w:pPr>
        <w:pStyle w:val="ListParagraph"/>
        <w:spacing w:after="0" w:line="20" w:lineRule="exact"/>
        <w:rPr>
          <w:sz w:val="16"/>
          <w:szCs w:val="16"/>
        </w:rPr>
      </w:pPr>
    </w:p>
    <w:p w:rsidR="006667C9" w:rsidRPr="006667C9" w:rsidRDefault="006667C9" w:rsidP="006667C9">
      <w:pPr>
        <w:pStyle w:val="ListParagraph"/>
        <w:numPr>
          <w:ilvl w:val="0"/>
          <w:numId w:val="30"/>
        </w:numPr>
        <w:spacing w:after="0" w:line="240" w:lineRule="auto"/>
        <w:rPr>
          <w:rFonts w:ascii="Verdana" w:hAnsi="Verdana"/>
          <w:sz w:val="16"/>
          <w:szCs w:val="16"/>
        </w:rPr>
      </w:pPr>
      <w:r w:rsidRPr="006667C9">
        <w:rPr>
          <w:rFonts w:ascii="Verdana" w:hAnsi="Verdana"/>
          <w:sz w:val="16"/>
          <w:szCs w:val="16"/>
        </w:rPr>
        <w:t>EQUITY</w:t>
      </w:r>
    </w:p>
    <w:p w:rsidR="006667C9" w:rsidRPr="006667C9" w:rsidRDefault="006667C9" w:rsidP="006667C9">
      <w:pPr>
        <w:pStyle w:val="ListParagraph"/>
        <w:spacing w:after="0" w:line="20" w:lineRule="exact"/>
        <w:rPr>
          <w:sz w:val="16"/>
          <w:szCs w:val="16"/>
        </w:rPr>
      </w:pPr>
    </w:p>
    <w:p w:rsidR="006667C9" w:rsidRPr="006667C9" w:rsidRDefault="006667C9" w:rsidP="006667C9">
      <w:pPr>
        <w:pStyle w:val="ListParagraph"/>
        <w:numPr>
          <w:ilvl w:val="0"/>
          <w:numId w:val="30"/>
        </w:numPr>
        <w:spacing w:after="0" w:line="240" w:lineRule="auto"/>
        <w:rPr>
          <w:rFonts w:ascii="Verdana" w:hAnsi="Verdana"/>
          <w:sz w:val="16"/>
          <w:szCs w:val="16"/>
        </w:rPr>
      </w:pPr>
      <w:r w:rsidRPr="006667C9">
        <w:rPr>
          <w:rFonts w:ascii="Verdana" w:hAnsi="Verdana"/>
          <w:sz w:val="16"/>
          <w:szCs w:val="16"/>
        </w:rPr>
        <w:t>HYBRIDS</w:t>
      </w:r>
    </w:p>
    <w:p w:rsidR="006667C9" w:rsidRPr="006667C9" w:rsidRDefault="006667C9" w:rsidP="006667C9">
      <w:pPr>
        <w:pStyle w:val="ListParagraph"/>
        <w:spacing w:after="0" w:line="20" w:lineRule="exact"/>
        <w:rPr>
          <w:sz w:val="16"/>
          <w:szCs w:val="16"/>
        </w:rPr>
      </w:pPr>
    </w:p>
    <w:p w:rsidR="006667C9" w:rsidRPr="006667C9" w:rsidRDefault="006667C9" w:rsidP="006667C9">
      <w:pPr>
        <w:pStyle w:val="ListParagraph"/>
        <w:numPr>
          <w:ilvl w:val="0"/>
          <w:numId w:val="30"/>
        </w:numPr>
        <w:spacing w:after="0" w:line="240" w:lineRule="auto"/>
        <w:rPr>
          <w:rFonts w:ascii="Verdana" w:hAnsi="Verdana"/>
          <w:sz w:val="16"/>
          <w:szCs w:val="16"/>
        </w:rPr>
      </w:pPr>
      <w:r w:rsidRPr="006667C9">
        <w:rPr>
          <w:rFonts w:ascii="Verdana" w:hAnsi="Verdana"/>
          <w:sz w:val="16"/>
          <w:szCs w:val="16"/>
        </w:rPr>
        <w:t>Exchanged Traded Fund (ETF)</w:t>
      </w:r>
    </w:p>
    <w:p w:rsidR="006667C9" w:rsidRPr="006667C9" w:rsidRDefault="006667C9" w:rsidP="006667C9">
      <w:pPr>
        <w:pStyle w:val="ListParagraph"/>
        <w:spacing w:after="0" w:line="20" w:lineRule="exact"/>
        <w:rPr>
          <w:sz w:val="16"/>
          <w:szCs w:val="16"/>
        </w:rPr>
      </w:pPr>
    </w:p>
    <w:p w:rsidR="006667C9" w:rsidRPr="006667C9" w:rsidRDefault="006667C9" w:rsidP="006667C9">
      <w:pPr>
        <w:pStyle w:val="ListParagraph"/>
        <w:numPr>
          <w:ilvl w:val="0"/>
          <w:numId w:val="30"/>
        </w:numPr>
        <w:spacing w:after="0" w:line="240" w:lineRule="auto"/>
        <w:rPr>
          <w:rFonts w:ascii="Verdana" w:hAnsi="Verdana"/>
          <w:sz w:val="16"/>
          <w:szCs w:val="16"/>
        </w:rPr>
      </w:pPr>
      <w:r w:rsidRPr="006667C9">
        <w:rPr>
          <w:rFonts w:ascii="Verdana" w:hAnsi="Verdana"/>
          <w:sz w:val="16"/>
          <w:szCs w:val="16"/>
        </w:rPr>
        <w:t>Hedge Funds Structured Transactions</w:t>
      </w:r>
    </w:p>
    <w:p w:rsidR="006667C9" w:rsidRPr="006667C9" w:rsidRDefault="006667C9" w:rsidP="006667C9">
      <w:pPr>
        <w:pStyle w:val="ListParagraph"/>
        <w:spacing w:after="0" w:line="20" w:lineRule="exact"/>
        <w:rPr>
          <w:sz w:val="16"/>
          <w:szCs w:val="16"/>
        </w:rPr>
      </w:pPr>
    </w:p>
    <w:p w:rsidR="006667C9" w:rsidRPr="006667C9" w:rsidRDefault="006667C9" w:rsidP="006667C9">
      <w:pPr>
        <w:pStyle w:val="Subtitle"/>
        <w:numPr>
          <w:ilvl w:val="0"/>
          <w:numId w:val="33"/>
        </w:numPr>
        <w:spacing w:before="240" w:after="240"/>
        <w:ind w:left="426" w:hanging="426"/>
        <w:rPr>
          <w:rFonts w:ascii="Verdana" w:hAnsi="Verdana"/>
          <w:i w:val="0"/>
          <w:iCs w:val="0"/>
          <w:color w:val="000000" w:themeColor="text1"/>
          <w:sz w:val="16"/>
          <w:szCs w:val="16"/>
        </w:rPr>
      </w:pPr>
      <w:r w:rsidRPr="006667C9">
        <w:rPr>
          <w:rFonts w:ascii="Verdana" w:hAnsi="Verdana"/>
          <w:b/>
          <w:i w:val="0"/>
          <w:color w:val="000000" w:themeColor="text1"/>
          <w:sz w:val="16"/>
          <w:szCs w:val="16"/>
        </w:rPr>
        <w:t>Critique pour Natixis :</w:t>
      </w:r>
    </w:p>
    <w:p w:rsidR="006667C9" w:rsidRPr="006667C9" w:rsidRDefault="006667C9" w:rsidP="006667C9">
      <w:pPr>
        <w:pStyle w:val="Subtitle"/>
        <w:numPr>
          <w:ilvl w:val="0"/>
          <w:numId w:val="30"/>
        </w:numPr>
        <w:spacing w:before="240" w:after="240"/>
        <w:rPr>
          <w:rFonts w:ascii="Verdana" w:hAnsi="Verdana"/>
          <w:i w:val="0"/>
          <w:iCs w:val="0"/>
          <w:color w:val="000000" w:themeColor="text1"/>
          <w:sz w:val="16"/>
          <w:szCs w:val="16"/>
        </w:rPr>
      </w:pPr>
      <w:r w:rsidRPr="006667C9">
        <w:rPr>
          <w:rFonts w:ascii="Verdana" w:hAnsi="Verdana"/>
          <w:i w:val="0"/>
          <w:iCs w:val="0"/>
          <w:color w:val="000000" w:themeColor="text1"/>
          <w:sz w:val="16"/>
          <w:szCs w:val="16"/>
        </w:rPr>
        <w:t>Non primordial</w:t>
      </w:r>
    </w:p>
    <w:p w:rsidR="006667C9" w:rsidRPr="006667C9" w:rsidRDefault="006667C9" w:rsidP="006667C9">
      <w:pPr>
        <w:pStyle w:val="Heading1"/>
        <w:pBdr>
          <w:bottom w:val="single" w:sz="8" w:space="1" w:color="7030A0"/>
        </w:pBdr>
        <w:spacing w:before="360" w:after="360"/>
        <w:rPr>
          <w:sz w:val="16"/>
          <w:szCs w:val="16"/>
        </w:rPr>
      </w:pPr>
      <w:bookmarkStart w:id="68" w:name="_Toc372125538"/>
      <w:r w:rsidRPr="006667C9">
        <w:rPr>
          <w:sz w:val="16"/>
          <w:szCs w:val="16"/>
        </w:rPr>
        <w:t>Risques</w:t>
      </w:r>
      <w:bookmarkEnd w:id="68"/>
    </w:p>
    <w:p w:rsidR="006667C9" w:rsidRPr="006667C9" w:rsidRDefault="006667C9" w:rsidP="006667C9">
      <w:pPr>
        <w:pStyle w:val="Subtitle"/>
        <w:numPr>
          <w:ilvl w:val="0"/>
          <w:numId w:val="34"/>
        </w:numPr>
        <w:spacing w:before="240" w:after="240"/>
        <w:rPr>
          <w:rFonts w:ascii="Verdana" w:hAnsi="Verdana"/>
          <w:b/>
          <w:i w:val="0"/>
          <w:color w:val="C0504D" w:themeColor="accent2"/>
          <w:sz w:val="16"/>
          <w:szCs w:val="16"/>
        </w:rPr>
      </w:pPr>
      <w:r w:rsidRPr="006667C9">
        <w:rPr>
          <w:rFonts w:ascii="Verdana" w:hAnsi="Verdana"/>
          <w:b/>
          <w:i w:val="0"/>
          <w:color w:val="C0504D" w:themeColor="accent2"/>
          <w:sz w:val="16"/>
          <w:szCs w:val="16"/>
        </w:rPr>
        <w:t>Non-compliance:</w:t>
      </w:r>
    </w:p>
    <w:p w:rsidR="006667C9" w:rsidRPr="006667C9" w:rsidRDefault="006667C9" w:rsidP="006667C9">
      <w:pPr>
        <w:pStyle w:val="Subtitle"/>
        <w:numPr>
          <w:ilvl w:val="0"/>
          <w:numId w:val="35"/>
        </w:numPr>
        <w:spacing w:after="0"/>
        <w:ind w:left="709"/>
        <w:rPr>
          <w:rFonts w:ascii="Verdana" w:hAnsi="Verdana"/>
          <w:i w:val="0"/>
          <w:color w:val="C0504D" w:themeColor="accent2"/>
          <w:sz w:val="16"/>
          <w:szCs w:val="16"/>
          <w:lang w:val="en-US"/>
        </w:rPr>
      </w:pPr>
      <w:r w:rsidRPr="006667C9">
        <w:rPr>
          <w:rFonts w:ascii="Verdana" w:hAnsi="Verdana"/>
          <w:i w:val="0"/>
          <w:color w:val="C0504D" w:themeColor="accent2"/>
          <w:sz w:val="16"/>
          <w:szCs w:val="16"/>
          <w:lang w:val="en-US"/>
        </w:rPr>
        <w:t xml:space="preserve">R-G020 Not ensuring that documents and information, including marketing materials, provided to clients are complete (notably as regards with risk disclosures, drawbacks and advantages of the product or transaction), fair, clear and not misleading </w:t>
      </w:r>
    </w:p>
    <w:p w:rsidR="006667C9" w:rsidRPr="006667C9" w:rsidRDefault="006667C9" w:rsidP="006667C9">
      <w:pPr>
        <w:spacing w:line="20" w:lineRule="exact"/>
        <w:rPr>
          <w:color w:val="C0504D" w:themeColor="accent2"/>
          <w:sz w:val="16"/>
          <w:szCs w:val="16"/>
          <w:lang w:val="en-US"/>
        </w:rPr>
      </w:pPr>
    </w:p>
    <w:p w:rsidR="006667C9" w:rsidRPr="006667C9" w:rsidRDefault="006667C9" w:rsidP="006667C9">
      <w:pPr>
        <w:pStyle w:val="Subtitle"/>
        <w:numPr>
          <w:ilvl w:val="0"/>
          <w:numId w:val="35"/>
        </w:numPr>
        <w:spacing w:after="0"/>
        <w:ind w:left="709"/>
        <w:rPr>
          <w:rFonts w:ascii="Verdana" w:hAnsi="Verdana"/>
          <w:i w:val="0"/>
          <w:color w:val="C0504D" w:themeColor="accent2"/>
          <w:sz w:val="16"/>
          <w:szCs w:val="16"/>
          <w:lang w:val="en-US"/>
        </w:rPr>
      </w:pPr>
      <w:r w:rsidRPr="006667C9">
        <w:rPr>
          <w:rFonts w:ascii="Verdana" w:hAnsi="Verdana"/>
          <w:i w:val="0"/>
          <w:color w:val="C0504D" w:themeColor="accent2"/>
          <w:sz w:val="16"/>
          <w:szCs w:val="16"/>
          <w:lang w:val="en-US"/>
        </w:rPr>
        <w:t>R-G071 Not drawing up nor following pre-approval procedures for new products and activities, including not obtaining the opinion from the Compliance Department</w:t>
      </w:r>
    </w:p>
    <w:p w:rsidR="006667C9" w:rsidRPr="006667C9" w:rsidRDefault="006667C9" w:rsidP="006667C9">
      <w:pPr>
        <w:spacing w:line="20" w:lineRule="exact"/>
        <w:rPr>
          <w:sz w:val="16"/>
          <w:szCs w:val="16"/>
          <w:lang w:val="en-US"/>
        </w:rPr>
      </w:pPr>
    </w:p>
    <w:p w:rsidR="006667C9" w:rsidRPr="006667C9" w:rsidRDefault="006667C9" w:rsidP="006667C9">
      <w:pPr>
        <w:pStyle w:val="Subtitle"/>
        <w:numPr>
          <w:ilvl w:val="0"/>
          <w:numId w:val="32"/>
        </w:numPr>
        <w:spacing w:before="240" w:after="240"/>
        <w:ind w:left="426" w:hanging="426"/>
        <w:rPr>
          <w:rFonts w:ascii="Verdana" w:hAnsi="Verdana"/>
          <w:b/>
          <w:i w:val="0"/>
          <w:color w:val="C0504D" w:themeColor="accent2"/>
          <w:sz w:val="16"/>
          <w:szCs w:val="16"/>
        </w:rPr>
      </w:pPr>
      <w:r w:rsidRPr="006667C9">
        <w:rPr>
          <w:rFonts w:ascii="Verdana" w:hAnsi="Verdana"/>
          <w:b/>
          <w:i w:val="0"/>
          <w:color w:val="C0504D" w:themeColor="accent2"/>
          <w:sz w:val="16"/>
          <w:szCs w:val="16"/>
        </w:rPr>
        <w:t>Operational:</w:t>
      </w:r>
    </w:p>
    <w:p w:rsidR="006667C9" w:rsidRPr="006667C9" w:rsidRDefault="006667C9" w:rsidP="006667C9">
      <w:pPr>
        <w:pStyle w:val="Subtitle"/>
        <w:numPr>
          <w:ilvl w:val="0"/>
          <w:numId w:val="35"/>
        </w:numPr>
        <w:spacing w:after="0"/>
        <w:rPr>
          <w:rFonts w:ascii="Verdana" w:hAnsi="Verdana"/>
          <w:color w:val="C0504D" w:themeColor="accent2"/>
          <w:sz w:val="16"/>
          <w:szCs w:val="16"/>
          <w:lang w:val="en-US"/>
        </w:rPr>
      </w:pPr>
      <w:r w:rsidRPr="006667C9">
        <w:rPr>
          <w:rFonts w:ascii="Verdana" w:hAnsi="Verdana"/>
          <w:i w:val="0"/>
          <w:color w:val="C0504D" w:themeColor="accent2"/>
          <w:sz w:val="16"/>
          <w:szCs w:val="16"/>
          <w:lang w:val="en-US"/>
        </w:rPr>
        <w:t>Standard risks linked to financial products</w:t>
      </w:r>
    </w:p>
    <w:p w:rsidR="006667C9" w:rsidRPr="006667C9" w:rsidRDefault="006667C9" w:rsidP="006667C9">
      <w:pPr>
        <w:pStyle w:val="Subtitle"/>
        <w:numPr>
          <w:ilvl w:val="0"/>
          <w:numId w:val="0"/>
        </w:numPr>
        <w:spacing w:after="0" w:line="20" w:lineRule="exact"/>
        <w:rPr>
          <w:rFonts w:ascii="Verdana" w:hAnsi="Verdana"/>
          <w:color w:val="auto"/>
          <w:sz w:val="16"/>
          <w:szCs w:val="16"/>
          <w:lang w:val="en-US"/>
        </w:rPr>
      </w:pPr>
      <w:r w:rsidRPr="006667C9">
        <w:rPr>
          <w:rFonts w:ascii="Verdana" w:hAnsi="Verdana"/>
          <w:i w:val="0"/>
          <w:color w:val="auto"/>
          <w:sz w:val="16"/>
          <w:szCs w:val="16"/>
          <w:lang w:val="en-US"/>
        </w:rPr>
        <w:t xml:space="preserve"> </w:t>
      </w:r>
    </w:p>
    <w:p w:rsidR="00BA3802" w:rsidRDefault="00BA3802">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Pr="006667C9" w:rsidRDefault="006667C9" w:rsidP="006667C9">
      <w:pPr>
        <w:pStyle w:val="Heading1"/>
        <w:pBdr>
          <w:bottom w:val="single" w:sz="8" w:space="1" w:color="7030A0"/>
        </w:pBdr>
        <w:spacing w:before="360" w:after="360"/>
        <w:rPr>
          <w:sz w:val="16"/>
          <w:szCs w:val="16"/>
        </w:rPr>
      </w:pPr>
      <w:bookmarkStart w:id="69" w:name="_Toc372125539"/>
      <w:r w:rsidRPr="006667C9">
        <w:rPr>
          <w:sz w:val="16"/>
          <w:szCs w:val="16"/>
        </w:rPr>
        <w:lastRenderedPageBreak/>
        <w:t>Schéma Général</w:t>
      </w:r>
      <w:bookmarkEnd w:id="69"/>
    </w:p>
    <w:p w:rsidR="006667C9" w:rsidRDefault="006667C9" w:rsidP="006667C9">
      <w:pPr>
        <w:jc w:val="center"/>
      </w:pPr>
      <w:r w:rsidRPr="00E5194D">
        <w:rPr>
          <w:noProof/>
          <w:lang w:val="en-US" w:eastAsia="en-US"/>
        </w:rPr>
        <w:drawing>
          <wp:inline distT="0" distB="0" distL="0" distR="0" wp14:anchorId="5017D744" wp14:editId="3DAA1E59">
            <wp:extent cx="6705600" cy="544830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705600" cy="5448300"/>
                    </a:xfrm>
                    <a:prstGeom prst="rect">
                      <a:avLst/>
                    </a:prstGeom>
                    <a:noFill/>
                    <a:ln w="9525">
                      <a:noFill/>
                      <a:miter lim="800000"/>
                      <a:headEnd/>
                      <a:tailEnd/>
                    </a:ln>
                  </pic:spPr>
                </pic:pic>
              </a:graphicData>
            </a:graphic>
          </wp:inline>
        </w:drawing>
      </w:r>
    </w:p>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Default="006667C9" w:rsidP="006667C9"/>
    <w:p w:rsidR="006667C9" w:rsidRPr="006667C9" w:rsidRDefault="006667C9" w:rsidP="006667C9">
      <w:pPr>
        <w:pStyle w:val="Heading1"/>
        <w:pBdr>
          <w:bottom w:val="single" w:sz="8" w:space="1" w:color="7030A0"/>
        </w:pBdr>
        <w:spacing w:before="360" w:after="360"/>
        <w:rPr>
          <w:sz w:val="16"/>
          <w:szCs w:val="16"/>
        </w:rPr>
      </w:pPr>
      <w:bookmarkStart w:id="70" w:name="_Toc372125540"/>
      <w:r w:rsidRPr="006667C9">
        <w:rPr>
          <w:sz w:val="16"/>
          <w:szCs w:val="16"/>
        </w:rPr>
        <w:lastRenderedPageBreak/>
        <w:t>Description des tâches</w:t>
      </w:r>
      <w:bookmarkEnd w:id="70"/>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01</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Define the strategy (D)</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EM_Recherche</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EM_Sales Trading</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EM_Structuration</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EM_Recherche quant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Define a management strategy for an asset portfolio meeting with an accurate client issue.</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Outlook</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02</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Define the investment universe (D)</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DR_Direction Risques</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EM_Client trading - Structured equity derivatives</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EM_Recherche</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EM_Structuration</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Choose underlyings complying with investment criteria of the strategy.</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Excel</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Outlook</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03</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Develop tools (D)</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DR_Direction Risques</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EM_Structuration</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EM_Recherche quant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Develop algorithms to calibrate the strategy from simulations.</w:t>
            </w:r>
          </w:p>
        </w:tc>
      </w:tr>
    </w:tbl>
    <w:p w:rsidR="006667C9" w:rsidRDefault="006667C9" w:rsidP="006667C9">
      <w:pPr>
        <w:rPr>
          <w:lang w:val="en-US"/>
        </w:rPr>
      </w:pPr>
      <w:r w:rsidRPr="006667C9">
        <w:rPr>
          <w:lang w:val="en-US"/>
        </w:rPr>
        <w:br w:type="page"/>
      </w: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lastRenderedPageBreak/>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Excel</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04</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Perform simulations / backtests (D)</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EM_Structuration</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From developed tools, perform tests to validate or not the defined strategy.</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Excel</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05</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Send an email for information (D)</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EM_Structuration</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Inform each player impacted that the strategy is valid and that it is going to be spread, to mobilize them on tasks to come.</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Outlook</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06</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Quantify IT developments (D+3)</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Quantify IT development costs (in m/d) according to the defined strategy.</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Outlook</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lastRenderedPageBreak/>
              <w:t>07</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Present to the priorization committee (D+3)</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lang w:val="en-US"/>
              </w:rPr>
            </w:pPr>
            <w:r w:rsidRPr="006667C9">
              <w:rPr>
                <w:rFonts w:ascii="Verdana" w:hAnsi="Verdana"/>
                <w:i/>
                <w:sz w:val="16"/>
                <w:szCs w:val="16"/>
                <w:lang w:val="en-US"/>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lang w:val="en-US"/>
              </w:rPr>
            </w:pPr>
            <w:r w:rsidRPr="006667C9">
              <w:rPr>
                <w:rFonts w:ascii="Verdana" w:hAnsi="Verdana"/>
                <w:i/>
                <w:sz w:val="16"/>
                <w:szCs w:val="16"/>
                <w:lang w:val="en-US"/>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lang w:val="en-US"/>
              </w:rPr>
            </w:pPr>
            <w:r w:rsidRPr="006667C9">
              <w:rPr>
                <w:rFonts w:ascii="Verdana" w:hAnsi="Verdana"/>
                <w:i/>
                <w:sz w:val="16"/>
                <w:szCs w:val="16"/>
                <w:lang w:val="en-US"/>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In case of development, record the request to the IT Committee.</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Outlook</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08</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Create underlyings (D+5)</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SDR_Service des Résultats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Have the reference of underlying components of the index created by SDR (if they are not referenced).</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SOPHIS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09</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Retrieve market data (D+6)</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Ensure that the used underlyings get the right market values.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BLOOMBERG</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10</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Develop algorithms (D+9)</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EM_Recherche quant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Develop the formula for computing the index within Sophis format.</w:t>
            </w:r>
          </w:p>
        </w:tc>
      </w:tr>
    </w:tbl>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lastRenderedPageBreak/>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SOPHIS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11</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Incorporate developments (D+10)</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EM_Recherche quant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Implement the « library » within the toolkit.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lang w:val="en-US"/>
              </w:rPr>
            </w:pPr>
            <w:r w:rsidRPr="006667C9">
              <w:rPr>
                <w:rFonts w:ascii="Verdana" w:hAnsi="Verdana"/>
                <w:i/>
                <w:color w:val="000000" w:themeColor="text1"/>
                <w:sz w:val="16"/>
                <w:szCs w:val="16"/>
                <w:lang w:val="en-US"/>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lang w:val="en-US"/>
              </w:rPr>
            </w:pPr>
            <w:r w:rsidRPr="006667C9">
              <w:rPr>
                <w:rFonts w:ascii="Verdana" w:hAnsi="Verdana"/>
                <w:i/>
                <w:sz w:val="16"/>
                <w:szCs w:val="16"/>
                <w:lang w:val="en-US"/>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SOPHIS</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TOOL KIT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lang w:val="en-US"/>
              </w:rPr>
            </w:pPr>
            <w:r w:rsidRPr="006667C9">
              <w:rPr>
                <w:rFonts w:ascii="Verdana" w:hAnsi="Verdana"/>
                <w:i/>
                <w:sz w:val="16"/>
                <w:szCs w:val="16"/>
                <w:lang w:val="en-US"/>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Ø</w:t>
            </w:r>
          </w:p>
        </w:tc>
      </w:tr>
    </w:tbl>
    <w:p w:rsidR="006667C9" w:rsidRPr="006667C9" w:rsidRDefault="006667C9" w:rsidP="006667C9">
      <w:pPr>
        <w:pStyle w:val="Champtexte"/>
        <w:spacing w:after="120"/>
        <w:rPr>
          <w:rFonts w:ascii="Verdana" w:hAnsi="Verdana"/>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lang w:val="en-US"/>
              </w:rPr>
            </w:pPr>
            <w:r w:rsidRPr="006667C9">
              <w:rPr>
                <w:rFonts w:ascii="Verdana" w:hAnsi="Verdana"/>
                <w:color w:val="7030A0"/>
                <w:sz w:val="16"/>
                <w:szCs w:val="16"/>
                <w:lang w:val="en-US"/>
              </w:rPr>
              <w:t>12</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Retrieve prices (D+11)</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lang w:val="en-US"/>
              </w:rPr>
            </w:pPr>
            <w:r w:rsidRPr="006667C9">
              <w:rPr>
                <w:rFonts w:ascii="Verdana" w:hAnsi="Verdana"/>
                <w:i/>
                <w:sz w:val="16"/>
                <w:szCs w:val="16"/>
                <w:lang w:val="en-US"/>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sz w:val="16"/>
                <w:szCs w:val="16"/>
                <w:lang w:val="en-US"/>
              </w:rPr>
              <w:t>Catégorie </w:t>
            </w:r>
            <w:r w:rsidRPr="006667C9">
              <w:rPr>
                <w:rFonts w:ascii="Verdana" w:hAnsi="Verdana"/>
                <w:i/>
                <w:color w:val="auto"/>
                <w:sz w:val="16"/>
                <w:szCs w:val="16"/>
              </w:rPr>
              <w:t>:</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C0504D" w:themeColor="accent2"/>
                <w:sz w:val="16"/>
                <w:szCs w:val="16"/>
                <w:lang w:val="en-US"/>
              </w:rPr>
            </w:pPr>
            <w:r w:rsidRPr="006667C9">
              <w:rPr>
                <w:rFonts w:ascii="Verdana" w:hAnsi="Verdana"/>
                <w:color w:val="C0504D" w:themeColor="accent2"/>
                <w:sz w:val="16"/>
                <w:szCs w:val="16"/>
                <w:lang w:val="en-US"/>
              </w:rPr>
              <w:t>Test the existence and the accuracy of underlying prices.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BLOOMBERG</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VIP K2</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13</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C0504D" w:themeColor="accent2"/>
                <w:sz w:val="16"/>
                <w:szCs w:val="16"/>
                <w:lang w:val="en-US"/>
              </w:rPr>
            </w:pPr>
            <w:r w:rsidRPr="006667C9">
              <w:rPr>
                <w:rFonts w:ascii="Verdana" w:hAnsi="Verdana"/>
                <w:color w:val="C0504D" w:themeColor="accent2"/>
                <w:sz w:val="16"/>
                <w:szCs w:val="16"/>
                <w:lang w:val="en-US"/>
              </w:rPr>
              <w:t>Create the index (if necessary) (D+11)</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Inform Bloomberg about the creation of a new index providing them with the determined ticker.</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BLOOMBERG</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MICROSOFT - Outlook</w:t>
            </w:r>
          </w:p>
        </w:tc>
      </w:tr>
    </w:tbl>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lastRenderedPageBreak/>
              <w:t>Contrôle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ind w:left="34"/>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14</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rPr>
            </w:pPr>
            <w:r w:rsidRPr="006667C9">
              <w:rPr>
                <w:rFonts w:ascii="Verdana" w:hAnsi="Verdana"/>
                <w:color w:val="C0504D" w:themeColor="accent2"/>
                <w:sz w:val="16"/>
                <w:szCs w:val="16"/>
              </w:rPr>
              <w:t>Provide index prices (D+11)</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Provide Bloomberg with prices computed by Sophis via VIP K2.</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BLOOMBERG</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VIP K2</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15</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Load price records within Bloomberg (D+12)</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Send Bloomberg back tests values in order to display information on the screen so that it is accessible by all clients.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BLOOMBERG</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MICROSOFT - Excel</w:t>
            </w:r>
          </w:p>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MICROSOFT - Outlook</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16</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 xml:space="preserve">Develop a dedicated page on Equity Markets website (D+15) </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If necessary, create a new page dedicated to this index, on the Equity Markets website.</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NATIXIS Intranet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lastRenderedPageBreak/>
              <w:t>17</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Load price records on the Equity website (D+15)</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Send the back tests values.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NATIXIS Intranet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18</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C0504D" w:themeColor="accent2"/>
                <w:sz w:val="16"/>
                <w:szCs w:val="16"/>
                <w:lang w:val="en-US"/>
              </w:rPr>
            </w:pPr>
            <w:r w:rsidRPr="006667C9">
              <w:rPr>
                <w:rFonts w:ascii="Verdana" w:hAnsi="Verdana"/>
                <w:color w:val="C0504D" w:themeColor="accent2"/>
                <w:sz w:val="16"/>
                <w:szCs w:val="16"/>
                <w:lang w:val="en-US"/>
              </w:rPr>
              <w:t>Create a link on the Equity Solution website that points towards a dedicated page of the Equity Markets website (D+20)</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EM_Structuration</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Create a link for the new index indicating that the information is available on the Equity Solutions website.</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NATIXIS Intranet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19</w:t>
            </w:r>
          </w:p>
        </w:tc>
        <w:tc>
          <w:tcPr>
            <w:tcW w:w="7827" w:type="dxa"/>
            <w:tcBorders>
              <w:right w:val="single" w:sz="8" w:space="0" w:color="4F81BD" w:themeColor="accent1"/>
            </w:tcBorders>
          </w:tcPr>
          <w:p w:rsidR="006667C9" w:rsidRPr="006667C9" w:rsidRDefault="006667C9" w:rsidP="006667C9">
            <w:pPr>
              <w:cnfStyle w:val="100000000000" w:firstRow="1" w:lastRow="0" w:firstColumn="0" w:lastColumn="0" w:oddVBand="0" w:evenVBand="0" w:oddHBand="0" w:evenHBand="0" w:firstRowFirstColumn="0" w:firstRowLastColumn="0" w:lastRowFirstColumn="0" w:lastRowLastColumn="0"/>
              <w:rPr>
                <w:color w:val="7030A0"/>
                <w:sz w:val="16"/>
                <w:szCs w:val="16"/>
                <w:lang w:val="en-US"/>
              </w:rPr>
            </w:pPr>
            <w:r w:rsidRPr="006667C9">
              <w:rPr>
                <w:color w:val="C0504D" w:themeColor="accent2"/>
                <w:sz w:val="16"/>
                <w:szCs w:val="16"/>
                <w:lang w:val="en-US"/>
              </w:rPr>
              <w:t>Check index components’ weightings / fixings and the value of the proprietary index</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SDR_Service des Résultats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 de contrôle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The role of SDR is to enable the algorithm to run within Sophis:</w:t>
            </w:r>
            <w:r w:rsidRPr="006667C9">
              <w:rPr>
                <w:rFonts w:ascii="Verdana" w:hAnsi="Verdana"/>
                <w:color w:val="C0504D" w:themeColor="accent2"/>
                <w:sz w:val="16"/>
                <w:szCs w:val="16"/>
                <w:lang w:val="en-US"/>
              </w:rPr>
              <w:br/>
              <w:t xml:space="preserve"> - entry of weight given by the algorithm,</w:t>
            </w:r>
            <w:r w:rsidRPr="006667C9">
              <w:rPr>
                <w:rFonts w:ascii="Verdana" w:hAnsi="Verdana"/>
                <w:color w:val="C0504D" w:themeColor="accent2"/>
                <w:sz w:val="16"/>
                <w:szCs w:val="16"/>
                <w:lang w:val="en-US"/>
              </w:rPr>
              <w:br/>
              <w:t xml:space="preserve"> - check the correct running of the algorithm.</w:t>
            </w:r>
            <w:r w:rsidRPr="006667C9">
              <w:rPr>
                <w:rFonts w:ascii="Verdana" w:hAnsi="Verdana"/>
                <w:color w:val="C0504D" w:themeColor="accent2"/>
                <w:sz w:val="16"/>
                <w:szCs w:val="16"/>
                <w:lang w:val="en-US"/>
              </w:rPr>
              <w:br/>
              <w:t>An automaton calculates the weighting according to objective and market observables (index closing, spots fixing...).</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lang w:val="en-US"/>
              </w:rPr>
            </w:pPr>
            <w:r w:rsidRPr="006667C9">
              <w:rPr>
                <w:rFonts w:ascii="Verdana" w:hAnsi="Verdana"/>
                <w:i/>
                <w:color w:val="000000" w:themeColor="text1"/>
                <w:sz w:val="16"/>
                <w:szCs w:val="16"/>
                <w:lang w:val="en-US"/>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lang w:val="en-US"/>
              </w:rPr>
            </w:pPr>
            <w:r w:rsidRPr="006667C9">
              <w:rPr>
                <w:rFonts w:ascii="Verdana" w:hAnsi="Verdana"/>
                <w:i/>
                <w:color w:val="auto"/>
                <w:sz w:val="16"/>
                <w:szCs w:val="16"/>
                <w:lang w:val="en-US"/>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SOPHIS</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lang w:val="en-US"/>
              </w:rPr>
            </w:pPr>
            <w:r w:rsidRPr="006667C9">
              <w:rPr>
                <w:rFonts w:ascii="Verdana" w:hAnsi="Verdana"/>
                <w:i/>
                <w:color w:val="auto"/>
                <w:sz w:val="16"/>
                <w:szCs w:val="16"/>
                <w:lang w:val="en-US"/>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Ø</w:t>
            </w:r>
          </w:p>
        </w:tc>
      </w:tr>
    </w:tbl>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Default="006667C9" w:rsidP="006667C9">
      <w:pPr>
        <w:pStyle w:val="Champtexte"/>
        <w:spacing w:after="120"/>
        <w:rPr>
          <w:rFonts w:ascii="Verdana" w:hAnsi="Verdana"/>
          <w:sz w:val="16"/>
          <w:szCs w:val="16"/>
          <w:lang w:val="en-US"/>
        </w:rPr>
      </w:pPr>
    </w:p>
    <w:p w:rsidR="006667C9" w:rsidRPr="006667C9" w:rsidRDefault="006667C9" w:rsidP="006667C9">
      <w:pPr>
        <w:pStyle w:val="Champtexte"/>
        <w:spacing w:after="120"/>
        <w:rPr>
          <w:rFonts w:ascii="Verdana" w:hAnsi="Verdana"/>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lang w:val="en-US"/>
              </w:rPr>
            </w:pPr>
            <w:r w:rsidRPr="006667C9">
              <w:rPr>
                <w:rFonts w:ascii="Verdana" w:hAnsi="Verdana"/>
                <w:b w:val="0"/>
                <w:bCs w:val="0"/>
                <w:color w:val="7030A0"/>
                <w:sz w:val="16"/>
                <w:szCs w:val="16"/>
                <w:lang w:val="en-US"/>
              </w:rPr>
              <w:lastRenderedPageBreak/>
              <w:t>20</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7030A0"/>
                <w:sz w:val="16"/>
                <w:szCs w:val="16"/>
                <w:lang w:val="en-US"/>
              </w:rPr>
            </w:pPr>
            <w:r w:rsidRPr="006667C9">
              <w:rPr>
                <w:rFonts w:ascii="Verdana" w:hAnsi="Verdana"/>
                <w:color w:val="C0504D" w:themeColor="accent2"/>
                <w:sz w:val="16"/>
                <w:szCs w:val="16"/>
                <w:lang w:val="en-US"/>
              </w:rPr>
              <w:t>Check the computation of the proprietary owner</w:t>
            </w:r>
          </w:p>
        </w:tc>
      </w:tr>
    </w:tbl>
    <w:p w:rsidR="006667C9" w:rsidRDefault="006667C9">
      <w:pPr>
        <w:rPr>
          <w:b/>
          <w:bCs/>
          <w:color w:val="005580"/>
          <w:sz w:val="16"/>
          <w:szCs w:val="16"/>
          <w:lang w:val="en-US"/>
        </w:rPr>
      </w:pPr>
    </w:p>
    <w:p w:rsidR="006667C9" w:rsidRDefault="006667C9">
      <w:pPr>
        <w:rPr>
          <w:b/>
          <w:bCs/>
          <w:color w:val="005580"/>
          <w:sz w:val="16"/>
          <w:szCs w:val="16"/>
          <w:lang w:val="en-US"/>
        </w:rPr>
      </w:pPr>
    </w:p>
    <w:tbl>
      <w:tblPr>
        <w:tblStyle w:val="Trameclaire-Accent11"/>
        <w:tblW w:w="0" w:type="auto"/>
        <w:tblLook w:val="04A0" w:firstRow="1" w:lastRow="0" w:firstColumn="1" w:lastColumn="0" w:noHBand="0" w:noVBand="1"/>
      </w:tblPr>
      <w:tblGrid>
        <w:gridCol w:w="1809"/>
        <w:gridCol w:w="7827"/>
      </w:tblGrid>
      <w:tr w:rsidR="006667C9" w:rsidRPr="006667C9"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lang w:val="en-US"/>
              </w:rPr>
            </w:pPr>
            <w:r w:rsidRPr="006667C9">
              <w:rPr>
                <w:rFonts w:ascii="Verdana" w:hAnsi="Verdana"/>
                <w:i/>
                <w:color w:val="auto"/>
                <w:sz w:val="16"/>
                <w:szCs w:val="16"/>
                <w:lang w:val="en-US"/>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DR_Direction Risques</w:t>
            </w:r>
          </w:p>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EM_Client trading - Structured equity derivatives</w:t>
            </w:r>
          </w:p>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EM_Recherche</w:t>
            </w:r>
          </w:p>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EM_Structuration</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 de contrôle</w:t>
            </w:r>
          </w:p>
        </w:tc>
      </w:tr>
      <w:tr w:rsidR="006667C9" w:rsidRPr="00C112F6"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 xml:space="preserve">Controls on indices are made </w:t>
            </w:r>
            <w:r w:rsidRPr="006667C9">
              <w:rPr>
                <w:rFonts w:ascii="Arial" w:hAnsi="Arial" w:cs="Arial"/>
                <w:color w:val="C0504D" w:themeColor="accent2"/>
                <w:sz w:val="16"/>
                <w:szCs w:val="16"/>
                <w:lang w:val="en-US"/>
              </w:rPr>
              <w:t>​​</w:t>
            </w:r>
            <w:r w:rsidRPr="006667C9">
              <w:rPr>
                <w:rFonts w:ascii="Verdana" w:hAnsi="Verdana"/>
                <w:color w:val="C0504D" w:themeColor="accent2"/>
                <w:sz w:val="16"/>
                <w:szCs w:val="16"/>
                <w:lang w:val="en-US"/>
              </w:rPr>
              <w:t>by concerned desks.</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C112F6"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MICROSOFT - Excel</w:t>
            </w:r>
          </w:p>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MICROSOFT - Outlook</w:t>
            </w:r>
          </w:p>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lang w:val="en-US"/>
              </w:rPr>
              <w:t>SOPHIS</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Pr="006667C9" w:rsidRDefault="006667C9" w:rsidP="006667C9">
      <w:pPr>
        <w:pStyle w:val="Champtexte"/>
        <w:spacing w:after="120"/>
        <w:rPr>
          <w:rFonts w:ascii="Verdana" w:hAnsi="Verdana"/>
          <w:sz w:val="16"/>
          <w:szCs w:val="16"/>
        </w:rPr>
      </w:pPr>
    </w:p>
    <w:tbl>
      <w:tblPr>
        <w:tblStyle w:val="Trameclaire-Accent11"/>
        <w:tblW w:w="0" w:type="auto"/>
        <w:tblLook w:val="04A0" w:firstRow="1" w:lastRow="0" w:firstColumn="1" w:lastColumn="0" w:noHBand="0" w:noVBand="1"/>
      </w:tblPr>
      <w:tblGrid>
        <w:gridCol w:w="1809"/>
        <w:gridCol w:w="7827"/>
      </w:tblGrid>
      <w:tr w:rsidR="006667C9" w:rsidRPr="00C112F6" w:rsidTr="006667C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center"/>
              <w:rPr>
                <w:rFonts w:ascii="Verdana" w:hAnsi="Verdana"/>
                <w:b w:val="0"/>
                <w:color w:val="7030A0"/>
                <w:sz w:val="16"/>
                <w:szCs w:val="16"/>
              </w:rPr>
            </w:pPr>
            <w:r w:rsidRPr="006667C9">
              <w:rPr>
                <w:rFonts w:ascii="Verdana" w:hAnsi="Verdana"/>
                <w:b w:val="0"/>
                <w:bCs w:val="0"/>
                <w:color w:val="7030A0"/>
                <w:sz w:val="16"/>
                <w:szCs w:val="16"/>
              </w:rPr>
              <w:t>21</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100000000000" w:firstRow="1" w:lastRow="0" w:firstColumn="0" w:lastColumn="0" w:oddVBand="0" w:evenVBand="0" w:oddHBand="0" w:evenHBand="0" w:firstRowFirstColumn="0" w:firstRowLastColumn="0" w:lastRowFirstColumn="0" w:lastRowLastColumn="0"/>
              <w:rPr>
                <w:rFonts w:ascii="Verdana" w:hAnsi="Verdana"/>
                <w:color w:val="C0504D" w:themeColor="accent2"/>
                <w:sz w:val="16"/>
                <w:szCs w:val="16"/>
                <w:lang w:val="en-US"/>
              </w:rPr>
            </w:pPr>
            <w:r w:rsidRPr="006667C9">
              <w:rPr>
                <w:rFonts w:ascii="Verdana" w:hAnsi="Verdana"/>
                <w:color w:val="C0504D" w:themeColor="accent2"/>
                <w:sz w:val="16"/>
                <w:szCs w:val="16"/>
                <w:lang w:val="en-US"/>
              </w:rPr>
              <w:t>Send index value to Bloomberg / intranet website</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sz w:val="16"/>
                <w:szCs w:val="16"/>
              </w:rPr>
            </w:pPr>
            <w:r w:rsidRPr="006667C9">
              <w:rPr>
                <w:rFonts w:ascii="Verdana" w:hAnsi="Verdana"/>
                <w:i/>
                <w:color w:val="auto"/>
                <w:sz w:val="16"/>
                <w:szCs w:val="16"/>
              </w:rPr>
              <w:t>Acteur(s)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000000" w:themeColor="text1"/>
                <w:sz w:val="16"/>
                <w:szCs w:val="16"/>
              </w:rPr>
              <w:t>EM_IT management</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Catégorie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Tâche</w:t>
            </w:r>
          </w:p>
        </w:tc>
      </w:tr>
      <w:tr w:rsidR="006667C9" w:rsidRPr="00C112F6"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Description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lang w:val="en-US"/>
              </w:rPr>
            </w:pPr>
            <w:r w:rsidRPr="006667C9">
              <w:rPr>
                <w:rFonts w:ascii="Verdana" w:hAnsi="Verdana"/>
                <w:color w:val="C0504D" w:themeColor="accent2"/>
                <w:sz w:val="16"/>
                <w:szCs w:val="16"/>
                <w:lang w:val="en-US"/>
              </w:rPr>
              <w:t>The index value is daily provided.</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000000" w:themeColor="text1"/>
                <w:sz w:val="16"/>
                <w:szCs w:val="16"/>
              </w:rPr>
            </w:pPr>
            <w:r w:rsidRPr="006667C9">
              <w:rPr>
                <w:rFonts w:ascii="Verdana" w:hAnsi="Verdana"/>
                <w:i/>
                <w:color w:val="000000" w:themeColor="text1"/>
                <w:sz w:val="16"/>
                <w:szCs w:val="16"/>
              </w:rPr>
              <w:t>Remarque(s)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r w:rsidR="006667C9" w:rsidRPr="006667C9" w:rsidTr="006667C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Outil(s) :</w:t>
            </w:r>
          </w:p>
        </w:tc>
        <w:tc>
          <w:tcPr>
            <w:tcW w:w="7827" w:type="dxa"/>
            <w:tcBorders>
              <w:right w:val="single" w:sz="8" w:space="0" w:color="4F81BD" w:themeColor="accent1"/>
            </w:tcBorders>
          </w:tcPr>
          <w:p w:rsidR="006667C9" w:rsidRPr="006667C9" w:rsidRDefault="006667C9" w:rsidP="006667C9">
            <w:pPr>
              <w:pStyle w:val="Champtexte"/>
              <w:spacing w:before="120" w:after="120" w:line="240" w:lineRule="auto"/>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VIP K2</w:t>
            </w:r>
          </w:p>
        </w:tc>
      </w:tr>
      <w:tr w:rsidR="006667C9" w:rsidRPr="006667C9" w:rsidTr="006667C9">
        <w:trPr>
          <w:cantSplit/>
        </w:trPr>
        <w:tc>
          <w:tcPr>
            <w:cnfStyle w:val="001000000000" w:firstRow="0" w:lastRow="0" w:firstColumn="1" w:lastColumn="0" w:oddVBand="0" w:evenVBand="0" w:oddHBand="0" w:evenHBand="0" w:firstRowFirstColumn="0" w:firstRowLastColumn="0" w:lastRowFirstColumn="0" w:lastRowLastColumn="0"/>
            <w:tcW w:w="1809" w:type="dxa"/>
            <w:tcBorders>
              <w:left w:val="single" w:sz="8" w:space="0" w:color="4F81BD" w:themeColor="accent1"/>
              <w:bottom w:val="single" w:sz="8" w:space="0" w:color="4F81BD" w:themeColor="accent1"/>
            </w:tcBorders>
          </w:tcPr>
          <w:p w:rsidR="006667C9" w:rsidRPr="006667C9" w:rsidRDefault="006667C9" w:rsidP="006667C9">
            <w:pPr>
              <w:pStyle w:val="Champtexte"/>
              <w:spacing w:before="120" w:after="120" w:line="240" w:lineRule="auto"/>
              <w:jc w:val="right"/>
              <w:rPr>
                <w:rFonts w:ascii="Verdana" w:hAnsi="Verdana"/>
                <w:i/>
                <w:color w:val="auto"/>
                <w:sz w:val="16"/>
                <w:szCs w:val="16"/>
              </w:rPr>
            </w:pPr>
            <w:r w:rsidRPr="006667C9">
              <w:rPr>
                <w:rFonts w:ascii="Verdana" w:hAnsi="Verdana"/>
                <w:i/>
                <w:color w:val="auto"/>
                <w:sz w:val="16"/>
                <w:szCs w:val="16"/>
              </w:rPr>
              <w:t>Contrôle :</w:t>
            </w:r>
          </w:p>
        </w:tc>
        <w:tc>
          <w:tcPr>
            <w:tcW w:w="7827" w:type="dxa"/>
            <w:tcBorders>
              <w:bottom w:val="single" w:sz="8" w:space="0" w:color="4F81BD" w:themeColor="accent1"/>
              <w:right w:val="single" w:sz="8" w:space="0" w:color="4F81BD" w:themeColor="accent1"/>
            </w:tcBorders>
          </w:tcPr>
          <w:p w:rsidR="006667C9" w:rsidRPr="006667C9" w:rsidRDefault="006667C9" w:rsidP="006667C9">
            <w:pPr>
              <w:pStyle w:val="Champtexte"/>
              <w:spacing w:before="120" w:after="120" w:line="240" w:lineRule="auto"/>
              <w:ind w:left="34"/>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6"/>
                <w:szCs w:val="16"/>
              </w:rPr>
            </w:pPr>
            <w:r w:rsidRPr="006667C9">
              <w:rPr>
                <w:rFonts w:ascii="Verdana" w:hAnsi="Verdana"/>
                <w:color w:val="000000" w:themeColor="text1"/>
                <w:sz w:val="16"/>
                <w:szCs w:val="16"/>
              </w:rPr>
              <w:t>Ø</w:t>
            </w:r>
          </w:p>
        </w:tc>
      </w:tr>
    </w:tbl>
    <w:p w:rsidR="006667C9" w:rsidRDefault="006667C9" w:rsidP="006667C9">
      <w:pPr>
        <w:pStyle w:val="Champtexte"/>
        <w:spacing w:after="120"/>
        <w:rPr>
          <w:rFonts w:ascii="Verdana" w:hAnsi="Verdana"/>
          <w:sz w:val="24"/>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6667C9" w:rsidRDefault="006667C9">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735ABF" w:rsidRDefault="00735ABF">
      <w:pPr>
        <w:rPr>
          <w:b/>
          <w:bCs/>
          <w:color w:val="005580"/>
          <w:sz w:val="16"/>
          <w:szCs w:val="16"/>
          <w:lang w:val="en-US"/>
        </w:rPr>
      </w:pPr>
    </w:p>
    <w:p w:rsidR="006667C9" w:rsidRDefault="006667C9">
      <w:pPr>
        <w:rPr>
          <w:b/>
          <w:bCs/>
          <w:color w:val="005580"/>
          <w:sz w:val="16"/>
          <w:szCs w:val="16"/>
          <w:lang w:val="en-US"/>
        </w:rPr>
      </w:pPr>
    </w:p>
    <w:p w:rsidR="007E203A" w:rsidRDefault="007E203A" w:rsidP="00735ABF">
      <w:pPr>
        <w:rPr>
          <w:b/>
          <w:bCs/>
          <w:color w:val="005580"/>
          <w:lang w:val="en-GB"/>
        </w:rPr>
      </w:pPr>
    </w:p>
    <w:p w:rsidR="007E203A" w:rsidRDefault="007E203A" w:rsidP="00735ABF">
      <w:pPr>
        <w:rPr>
          <w:b/>
          <w:bCs/>
          <w:color w:val="005580"/>
          <w:lang w:val="en-GB"/>
        </w:rPr>
      </w:pPr>
    </w:p>
    <w:p w:rsidR="007E203A" w:rsidRDefault="007E203A" w:rsidP="00735ABF">
      <w:pPr>
        <w:rPr>
          <w:b/>
          <w:bCs/>
          <w:color w:val="005580"/>
          <w:lang w:val="en-GB"/>
        </w:rPr>
      </w:pPr>
    </w:p>
    <w:p w:rsidR="007E203A" w:rsidRDefault="007E203A" w:rsidP="00735ABF">
      <w:pPr>
        <w:rPr>
          <w:b/>
          <w:bCs/>
          <w:color w:val="005580"/>
          <w:lang w:val="en-GB"/>
        </w:rPr>
      </w:pPr>
    </w:p>
    <w:p w:rsidR="007E203A" w:rsidRDefault="007E203A" w:rsidP="00735ABF">
      <w:pPr>
        <w:rPr>
          <w:b/>
          <w:bCs/>
          <w:color w:val="005580"/>
          <w:lang w:val="en-GB"/>
        </w:rPr>
      </w:pPr>
    </w:p>
    <w:p w:rsidR="007E203A" w:rsidRDefault="007E203A" w:rsidP="00735ABF">
      <w:pPr>
        <w:rPr>
          <w:b/>
          <w:bCs/>
          <w:color w:val="005580"/>
          <w:lang w:val="en-GB"/>
        </w:rPr>
      </w:pPr>
    </w:p>
    <w:p w:rsidR="00735ABF" w:rsidRDefault="00735ABF" w:rsidP="00735ABF">
      <w:pPr>
        <w:rPr>
          <w:b/>
          <w:bCs/>
          <w:color w:val="005580"/>
          <w:lang w:val="en-GB"/>
        </w:rPr>
      </w:pPr>
      <w:del w:id="71" w:author="Demoulin Vanessa" w:date="2015-10-07T17:52:00Z">
        <w:r w:rsidDel="00A153D6">
          <w:rPr>
            <w:b/>
            <w:bCs/>
            <w:color w:val="005580"/>
            <w:lang w:val="en-GB"/>
          </w:rPr>
          <w:lastRenderedPageBreak/>
          <w:delText>Exibit</w:delText>
        </w:r>
      </w:del>
      <w:ins w:id="72" w:author="Demoulin Vanessa" w:date="2015-10-07T17:52:00Z">
        <w:r w:rsidR="00A153D6">
          <w:rPr>
            <w:b/>
            <w:bCs/>
            <w:color w:val="005580"/>
            <w:lang w:val="en-GB"/>
          </w:rPr>
          <w:t>Exhibit</w:t>
        </w:r>
      </w:ins>
      <w:r>
        <w:rPr>
          <w:b/>
          <w:bCs/>
          <w:color w:val="005580"/>
          <w:lang w:val="en-GB"/>
        </w:rPr>
        <w:t xml:space="preserve"> </w:t>
      </w:r>
      <w:r w:rsidR="00397341">
        <w:rPr>
          <w:b/>
          <w:bCs/>
          <w:color w:val="005580"/>
          <w:lang w:val="en-GB"/>
        </w:rPr>
        <w:t>8</w:t>
      </w:r>
      <w:r>
        <w:rPr>
          <w:b/>
          <w:bCs/>
          <w:color w:val="005580"/>
          <w:lang w:val="en-GB"/>
        </w:rPr>
        <w:t>: Exemple of a Term sheet of an OTC option linked to a Natixis rule based index</w:t>
      </w:r>
    </w:p>
    <w:p w:rsidR="00735ABF" w:rsidRPr="00B60424" w:rsidRDefault="00735ABF" w:rsidP="00735ABF">
      <w:pPr>
        <w:rPr>
          <w:b/>
          <w:bCs/>
          <w:color w:val="005580"/>
          <w:sz w:val="16"/>
          <w:szCs w:val="16"/>
          <w:lang w:val="en-GB"/>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B60424" w:rsidRDefault="00B60424">
      <w:pPr>
        <w:rPr>
          <w:b/>
          <w:bCs/>
          <w:color w:val="005580"/>
          <w:sz w:val="16"/>
          <w:szCs w:val="16"/>
          <w:lang w:val="en-US"/>
        </w:rPr>
      </w:pPr>
    </w:p>
    <w:p w:rsidR="00735ABF" w:rsidRPr="00735ABF" w:rsidRDefault="00735ABF">
      <w:pPr>
        <w:rPr>
          <w:lang w:val="en-US"/>
        </w:rPr>
      </w:pPr>
      <w:r>
        <w:rPr>
          <w:noProof/>
          <w:lang w:val="en-US" w:eastAsia="en-US"/>
        </w:rPr>
        <w:drawing>
          <wp:anchor distT="0" distB="0" distL="114300" distR="114300" simplePos="0" relativeHeight="251659264" behindDoc="1" locked="0" layoutInCell="1" allowOverlap="1" wp14:anchorId="2FB51632" wp14:editId="51215A20">
            <wp:simplePos x="0" y="0"/>
            <wp:positionH relativeFrom="column">
              <wp:posOffset>-899160</wp:posOffset>
            </wp:positionH>
            <wp:positionV relativeFrom="paragraph">
              <wp:posOffset>-908685</wp:posOffset>
            </wp:positionV>
            <wp:extent cx="7549515" cy="914400"/>
            <wp:effectExtent l="19050" t="0" r="0" b="0"/>
            <wp:wrapNone/>
            <wp:docPr id="18" name="Image 3" descr="fiche Equ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he Equity 2"/>
                    <pic:cNvPicPr>
                      <a:picLocks noChangeAspect="1" noChangeArrowheads="1"/>
                    </pic:cNvPicPr>
                  </pic:nvPicPr>
                  <pic:blipFill>
                    <a:blip r:embed="rId20" cstate="print"/>
                    <a:srcRect/>
                    <a:stretch>
                      <a:fillRect/>
                    </a:stretch>
                  </pic:blipFill>
                  <pic:spPr bwMode="auto">
                    <a:xfrm>
                      <a:off x="0" y="0"/>
                      <a:ext cx="7549515" cy="914400"/>
                    </a:xfrm>
                    <a:prstGeom prst="rect">
                      <a:avLst/>
                    </a:prstGeom>
                    <a:noFill/>
                    <a:ln w="9525">
                      <a:noFill/>
                      <a:miter lim="800000"/>
                      <a:headEnd/>
                      <a:tailEnd/>
                    </a:ln>
                  </pic:spPr>
                </pic:pic>
              </a:graphicData>
            </a:graphic>
          </wp:anchor>
        </w:drawing>
      </w:r>
    </w:p>
    <w:p w:rsidR="00735ABF" w:rsidRDefault="00735ABF" w:rsidP="00645FFA">
      <w:pPr>
        <w:ind w:left="-709" w:right="-142"/>
        <w:jc w:val="both"/>
        <w:rPr>
          <w:b/>
          <w:color w:val="005580"/>
          <w:sz w:val="32"/>
          <w:szCs w:val="32"/>
          <w:lang w:val="en-GB"/>
        </w:rPr>
      </w:pPr>
      <w:r w:rsidRPr="00A318BB">
        <w:rPr>
          <w:rFonts w:cs="Arial"/>
          <w:b/>
          <w:color w:val="005580"/>
          <w:sz w:val="32"/>
          <w:szCs w:val="32"/>
          <w:lang w:val="en-GB"/>
        </w:rPr>
        <w:t>Equity Markets</w:t>
      </w:r>
    </w:p>
    <w:p w:rsidR="00735ABF" w:rsidRPr="00090A22" w:rsidRDefault="00735ABF" w:rsidP="00645FFA">
      <w:pPr>
        <w:ind w:left="-709" w:right="-142"/>
        <w:jc w:val="both"/>
        <w:rPr>
          <w:b/>
          <w:color w:val="005580"/>
          <w:sz w:val="32"/>
          <w:szCs w:val="32"/>
          <w:lang w:val="en-GB"/>
        </w:rPr>
      </w:pPr>
      <w:r w:rsidRPr="00A318BB">
        <w:rPr>
          <w:rFonts w:cs="Arial"/>
          <w:sz w:val="18"/>
          <w:szCs w:val="18"/>
          <w:lang w:val="en-GB"/>
        </w:rPr>
        <w:t>[</w:t>
      </w:r>
      <w:r w:rsidRPr="003C5E86">
        <w:rPr>
          <w:rFonts w:cs="Arial"/>
          <w:sz w:val="18"/>
          <w:szCs w:val="18"/>
          <w:highlight w:val="yellow"/>
          <w:lang w:val="en-GB"/>
        </w:rPr>
        <w:t>DATE</w:t>
      </w:r>
      <w:r w:rsidRPr="00A318BB">
        <w:rPr>
          <w:rFonts w:cs="Arial"/>
          <w:sz w:val="18"/>
          <w:szCs w:val="18"/>
          <w:lang w:val="en-GB"/>
        </w:rPr>
        <w:t>]</w:t>
      </w:r>
    </w:p>
    <w:tbl>
      <w:tblPr>
        <w:tblW w:w="10278" w:type="dxa"/>
        <w:tblInd w:w="-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78"/>
      </w:tblGrid>
      <w:tr w:rsidR="00735ABF" w:rsidTr="00645FFA">
        <w:trPr>
          <w:trHeight w:val="1611"/>
        </w:trPr>
        <w:tc>
          <w:tcPr>
            <w:tcW w:w="10278" w:type="dxa"/>
          </w:tcPr>
          <w:p w:rsidR="00735ABF" w:rsidRDefault="00735ABF" w:rsidP="00645FFA">
            <w:pPr>
              <w:ind w:right="-142"/>
              <w:jc w:val="center"/>
              <w:rPr>
                <w:rFonts w:cs="Arial"/>
                <w:b/>
                <w:sz w:val="18"/>
                <w:szCs w:val="18"/>
                <w:lang w:val="en-GB"/>
              </w:rPr>
            </w:pPr>
          </w:p>
          <w:p w:rsidR="00735ABF" w:rsidRPr="00117930" w:rsidRDefault="00735ABF" w:rsidP="00645FFA">
            <w:pPr>
              <w:ind w:right="-142"/>
              <w:jc w:val="center"/>
              <w:rPr>
                <w:rFonts w:cs="Arial"/>
                <w:b/>
                <w:sz w:val="18"/>
                <w:szCs w:val="18"/>
                <w:lang w:val="en-GB"/>
              </w:rPr>
            </w:pPr>
            <w:r w:rsidRPr="008F424B">
              <w:rPr>
                <w:rFonts w:cs="Arial"/>
                <w:b/>
                <w:sz w:val="18"/>
                <w:szCs w:val="18"/>
                <w:lang w:val="en-GB"/>
              </w:rPr>
              <w:t>FRONT OFFICE PRECONFIRMATION</w:t>
            </w:r>
          </w:p>
          <w:p w:rsidR="00735ABF" w:rsidRDefault="00735ABF" w:rsidP="00645FFA">
            <w:pPr>
              <w:ind w:right="176"/>
              <w:jc w:val="center"/>
              <w:rPr>
                <w:rFonts w:cs="Arial"/>
                <w:b/>
                <w:sz w:val="18"/>
                <w:szCs w:val="18"/>
                <w:lang w:val="en-GB"/>
              </w:rPr>
            </w:pPr>
            <w:r w:rsidRPr="008F424B">
              <w:rPr>
                <w:rFonts w:cs="Arial"/>
                <w:sz w:val="18"/>
                <w:szCs w:val="18"/>
                <w:lang w:val="en-GB"/>
              </w:rPr>
              <w:t xml:space="preserve">We hereby would like to pre-confirm the terms &amp; conditions as agreed today. </w:t>
            </w:r>
            <w:r>
              <w:rPr>
                <w:rFonts w:cs="Arial"/>
                <w:sz w:val="18"/>
                <w:szCs w:val="18"/>
                <w:lang w:val="en-GB"/>
              </w:rPr>
              <w:br/>
            </w:r>
            <w:r w:rsidRPr="008F424B">
              <w:rPr>
                <w:rFonts w:cs="Arial"/>
                <w:sz w:val="18"/>
                <w:szCs w:val="18"/>
                <w:lang w:val="en-GB"/>
              </w:rPr>
              <w:t>An official confirmation will be sent by our Back Office. The following details apply:</w:t>
            </w:r>
          </w:p>
        </w:tc>
      </w:tr>
    </w:tbl>
    <w:p w:rsidR="00735ABF" w:rsidRDefault="00735ABF" w:rsidP="00645FFA">
      <w:pPr>
        <w:jc w:val="center"/>
      </w:pPr>
    </w:p>
    <w:tbl>
      <w:tblPr>
        <w:tblStyle w:val="TableGrid"/>
        <w:tblW w:w="1031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091"/>
        <w:gridCol w:w="7228"/>
      </w:tblGrid>
      <w:tr w:rsidR="00735ABF" w:rsidRPr="00C112F6" w:rsidTr="00645FFA">
        <w:trPr>
          <w:jc w:val="center"/>
        </w:trPr>
        <w:tc>
          <w:tcPr>
            <w:tcW w:w="10319" w:type="dxa"/>
            <w:gridSpan w:val="2"/>
            <w:shd w:val="clear" w:color="auto" w:fill="660066"/>
          </w:tcPr>
          <w:p w:rsidR="00735ABF" w:rsidRPr="00204189" w:rsidRDefault="00735ABF" w:rsidP="00645FFA">
            <w:pPr>
              <w:spacing w:before="60" w:after="60"/>
              <w:ind w:right="-249"/>
              <w:jc w:val="center"/>
              <w:rPr>
                <w:rFonts w:cs="Arial"/>
                <w:sz w:val="18"/>
                <w:szCs w:val="18"/>
                <w:lang w:val="en-GB"/>
              </w:rPr>
            </w:pPr>
            <w:r>
              <w:rPr>
                <w:rFonts w:ascii="Arial" w:hAnsi="Arial" w:cs="Arial"/>
                <w:b/>
                <w:color w:val="FFFFFF"/>
                <w:sz w:val="26"/>
                <w:szCs w:val="26"/>
                <w:lang w:val="en-GB"/>
              </w:rPr>
              <w:t>OTC European</w:t>
            </w:r>
            <w:r w:rsidRPr="009736CE">
              <w:rPr>
                <w:rFonts w:ascii="Arial" w:hAnsi="Arial" w:cs="Arial"/>
                <w:b/>
                <w:color w:val="FFFFFF"/>
                <w:sz w:val="26"/>
                <w:szCs w:val="26"/>
                <w:lang w:val="en-GB"/>
              </w:rPr>
              <w:t xml:space="preserve"> </w:t>
            </w:r>
            <w:r>
              <w:rPr>
                <w:rFonts w:ascii="Arial" w:hAnsi="Arial" w:cs="Arial"/>
                <w:b/>
                <w:color w:val="FFFFFF"/>
                <w:sz w:val="26"/>
                <w:szCs w:val="26"/>
                <w:lang w:val="en-GB"/>
              </w:rPr>
              <w:t xml:space="preserve">Call Option on </w:t>
            </w:r>
            <w:r w:rsidRPr="00684643">
              <w:rPr>
                <w:rFonts w:ascii="Arial" w:hAnsi="Arial" w:cs="Arial"/>
                <w:b/>
                <w:color w:val="FFFFFF"/>
                <w:sz w:val="26"/>
                <w:szCs w:val="26"/>
                <w:lang w:val="en-GB"/>
              </w:rPr>
              <w:t xml:space="preserve">NXS </w:t>
            </w:r>
            <w:r>
              <w:rPr>
                <w:rFonts w:ascii="Arial" w:hAnsi="Arial" w:cs="Arial"/>
                <w:b/>
                <w:color w:val="FFFFFF"/>
                <w:sz w:val="26"/>
                <w:szCs w:val="26"/>
                <w:lang w:val="en-GB"/>
              </w:rPr>
              <w:t>Optimum Asia</w:t>
            </w:r>
            <w:r w:rsidRPr="00684643">
              <w:rPr>
                <w:rFonts w:ascii="Arial" w:hAnsi="Arial" w:cs="Arial"/>
                <w:b/>
                <w:color w:val="FFFFFF"/>
                <w:sz w:val="26"/>
                <w:szCs w:val="26"/>
                <w:lang w:val="en-GB"/>
              </w:rPr>
              <w:t xml:space="preserve"> Index</w:t>
            </w:r>
          </w:p>
        </w:tc>
      </w:tr>
      <w:tr w:rsidR="00735ABF" w:rsidRPr="00204189" w:rsidTr="00645FFA">
        <w:trPr>
          <w:trHeight w:val="254"/>
          <w:jc w:val="center"/>
        </w:trPr>
        <w:tc>
          <w:tcPr>
            <w:tcW w:w="3091" w:type="dxa"/>
          </w:tcPr>
          <w:p w:rsidR="00735ABF" w:rsidRPr="00204189" w:rsidRDefault="00735ABF" w:rsidP="00645FFA">
            <w:pPr>
              <w:spacing w:before="60" w:after="60"/>
              <w:ind w:right="-249"/>
              <w:rPr>
                <w:rFonts w:cs="Arial"/>
                <w:color w:val="663300"/>
                <w:sz w:val="18"/>
                <w:szCs w:val="18"/>
              </w:rPr>
            </w:pPr>
            <w:r w:rsidRPr="00204189">
              <w:rPr>
                <w:rFonts w:cs="Arial"/>
                <w:color w:val="663300"/>
                <w:sz w:val="18"/>
                <w:szCs w:val="18"/>
              </w:rPr>
              <w:t>Trade Date:</w:t>
            </w:r>
          </w:p>
        </w:tc>
        <w:tc>
          <w:tcPr>
            <w:tcW w:w="7228" w:type="dxa"/>
            <w:shd w:val="clear" w:color="auto" w:fill="D9D9D9"/>
          </w:tcPr>
          <w:p w:rsidR="00735ABF" w:rsidRPr="00204189" w:rsidRDefault="00735ABF" w:rsidP="00645FFA">
            <w:pPr>
              <w:spacing w:before="60" w:after="60"/>
              <w:ind w:right="-249"/>
              <w:rPr>
                <w:rFonts w:cs="Arial"/>
                <w:sz w:val="18"/>
                <w:szCs w:val="18"/>
              </w:rPr>
            </w:pPr>
            <w:r w:rsidRPr="000A4620">
              <w:rPr>
                <w:rFonts w:cs="Arial"/>
                <w:sz w:val="18"/>
                <w:szCs w:val="18"/>
                <w:highlight w:val="yellow"/>
                <w:lang w:val="en-GB"/>
              </w:rPr>
              <w:t>[</w:t>
            </w:r>
            <w:r>
              <w:rPr>
                <w:rFonts w:cs="Arial"/>
                <w:sz w:val="18"/>
                <w:szCs w:val="18"/>
                <w:highlight w:val="yellow"/>
                <w:lang w:val="en-GB"/>
              </w:rPr>
              <w:t>TBD</w:t>
            </w:r>
            <w:r w:rsidRPr="000A4620">
              <w:rPr>
                <w:rFonts w:cs="Arial"/>
                <w:sz w:val="18"/>
                <w:szCs w:val="18"/>
                <w:highlight w:val="yellow"/>
                <w:lang w:val="en-GB"/>
              </w:rPr>
              <w:t>]</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Option Style:</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204189">
              <w:rPr>
                <w:rFonts w:cs="Arial"/>
                <w:sz w:val="18"/>
                <w:szCs w:val="18"/>
                <w:lang w:val="en-GB"/>
              </w:rPr>
              <w:t>European</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 xml:space="preserve">Option Type: </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Pr>
                <w:rFonts w:cs="Arial"/>
                <w:sz w:val="18"/>
                <w:szCs w:val="18"/>
                <w:lang w:val="en-GB"/>
              </w:rPr>
              <w:t>Call</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Seller:</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Pr>
                <w:rFonts w:cs="Arial"/>
                <w:sz w:val="18"/>
                <w:szCs w:val="18"/>
                <w:lang w:val="en-GB"/>
              </w:rPr>
              <w:t xml:space="preserve">Natixis </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Buyer:</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0A4620">
              <w:rPr>
                <w:rFonts w:cs="Arial"/>
                <w:sz w:val="18"/>
                <w:szCs w:val="18"/>
                <w:highlight w:val="yellow"/>
                <w:lang w:val="en-GB"/>
              </w:rPr>
              <w:t>[TBD]</w:t>
            </w:r>
          </w:p>
        </w:tc>
      </w:tr>
      <w:tr w:rsidR="00735ABF" w:rsidRPr="000A4620" w:rsidTr="00645FFA">
        <w:trPr>
          <w:jc w:val="center"/>
        </w:trPr>
        <w:tc>
          <w:tcPr>
            <w:tcW w:w="3091" w:type="dxa"/>
          </w:tcPr>
          <w:p w:rsidR="00735ABF" w:rsidRPr="00204189" w:rsidRDefault="00735ABF" w:rsidP="00645FFA">
            <w:pPr>
              <w:spacing w:before="60" w:after="60"/>
              <w:ind w:right="-249"/>
              <w:rPr>
                <w:rFonts w:cs="Arial"/>
                <w:color w:val="663300"/>
                <w:sz w:val="18"/>
                <w:szCs w:val="18"/>
                <w:lang w:val="en-US"/>
              </w:rPr>
            </w:pPr>
            <w:r w:rsidRPr="00204189">
              <w:rPr>
                <w:rFonts w:cs="Arial"/>
                <w:color w:val="663300"/>
                <w:sz w:val="18"/>
                <w:szCs w:val="18"/>
                <w:lang w:val="en-US"/>
              </w:rPr>
              <w:t>Index:</w:t>
            </w:r>
          </w:p>
        </w:tc>
        <w:tc>
          <w:tcPr>
            <w:tcW w:w="7228" w:type="dxa"/>
            <w:shd w:val="clear" w:color="auto" w:fill="D9D9D9"/>
          </w:tcPr>
          <w:p w:rsidR="00735ABF" w:rsidRDefault="00735ABF" w:rsidP="00645FFA">
            <w:pPr>
              <w:spacing w:before="60" w:after="60"/>
              <w:ind w:right="-249"/>
              <w:rPr>
                <w:rFonts w:cs="Arial"/>
                <w:sz w:val="18"/>
                <w:szCs w:val="18"/>
                <w:lang w:val="en-GB"/>
              </w:rPr>
            </w:pPr>
          </w:p>
          <w:tbl>
            <w:tblPr>
              <w:tblW w:w="7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3501"/>
            </w:tblGrid>
            <w:tr w:rsidR="00735ABF" w:rsidRPr="005303E3" w:rsidTr="00645FFA">
              <w:trPr>
                <w:trHeight w:val="272"/>
              </w:trPr>
              <w:tc>
                <w:tcPr>
                  <w:tcW w:w="3501" w:type="dxa"/>
                  <w:shd w:val="clear" w:color="auto" w:fill="auto"/>
                  <w:vAlign w:val="center"/>
                </w:tcPr>
                <w:p w:rsidR="00735ABF" w:rsidRPr="005303E3" w:rsidRDefault="00735ABF" w:rsidP="00645FFA">
                  <w:pPr>
                    <w:pStyle w:val="TVRIGHTCOLGRID"/>
                    <w:jc w:val="center"/>
                    <w:rPr>
                      <w:b/>
                      <w:szCs w:val="18"/>
                      <w:lang w:val="en-GB"/>
                    </w:rPr>
                  </w:pPr>
                  <w:r>
                    <w:rPr>
                      <w:b/>
                      <w:szCs w:val="18"/>
                      <w:lang w:val="en-GB"/>
                    </w:rPr>
                    <w:t>Index</w:t>
                  </w:r>
                </w:p>
              </w:tc>
              <w:tc>
                <w:tcPr>
                  <w:tcW w:w="3501" w:type="dxa"/>
                  <w:shd w:val="clear" w:color="auto" w:fill="auto"/>
                  <w:vAlign w:val="center"/>
                </w:tcPr>
                <w:p w:rsidR="00735ABF" w:rsidRPr="005303E3" w:rsidRDefault="00735ABF" w:rsidP="00645FFA">
                  <w:pPr>
                    <w:pStyle w:val="TVRIGHTCOLGRID"/>
                    <w:jc w:val="center"/>
                    <w:rPr>
                      <w:b/>
                      <w:szCs w:val="18"/>
                      <w:lang w:val="en-GB"/>
                    </w:rPr>
                  </w:pPr>
                  <w:r w:rsidRPr="005303E3">
                    <w:rPr>
                      <w:b/>
                      <w:szCs w:val="18"/>
                      <w:lang w:val="en-GB"/>
                    </w:rPr>
                    <w:t>Bloomberg</w:t>
                  </w:r>
                  <w:r>
                    <w:rPr>
                      <w:b/>
                      <w:szCs w:val="18"/>
                      <w:lang w:val="en-GB"/>
                    </w:rPr>
                    <w:t xml:space="preserve"> Ticker</w:t>
                  </w:r>
                </w:p>
              </w:tc>
            </w:tr>
            <w:tr w:rsidR="00735ABF" w:rsidRPr="005303E3" w:rsidTr="00645FFA">
              <w:trPr>
                <w:trHeight w:val="346"/>
              </w:trPr>
              <w:tc>
                <w:tcPr>
                  <w:tcW w:w="3501" w:type="dxa"/>
                  <w:shd w:val="clear" w:color="auto" w:fill="auto"/>
                  <w:vAlign w:val="center"/>
                </w:tcPr>
                <w:p w:rsidR="00735ABF" w:rsidRPr="005303E3" w:rsidRDefault="00735ABF" w:rsidP="00645FFA">
                  <w:pPr>
                    <w:pStyle w:val="TVRIGHTCOLGRID"/>
                    <w:jc w:val="center"/>
                    <w:rPr>
                      <w:szCs w:val="18"/>
                    </w:rPr>
                  </w:pPr>
                  <w:r w:rsidRPr="00394F15">
                    <w:rPr>
                      <w:szCs w:val="18"/>
                    </w:rPr>
                    <w:t xml:space="preserve">NXS </w:t>
                  </w:r>
                  <w:r>
                    <w:rPr>
                      <w:szCs w:val="18"/>
                    </w:rPr>
                    <w:t>Optimum Asia</w:t>
                  </w:r>
                  <w:r w:rsidRPr="00394F15">
                    <w:rPr>
                      <w:szCs w:val="18"/>
                    </w:rPr>
                    <w:t xml:space="preserve"> Index</w:t>
                  </w:r>
                </w:p>
              </w:tc>
              <w:tc>
                <w:tcPr>
                  <w:tcW w:w="3501" w:type="dxa"/>
                  <w:shd w:val="clear" w:color="auto" w:fill="auto"/>
                  <w:vAlign w:val="center"/>
                </w:tcPr>
                <w:p w:rsidR="00735ABF" w:rsidRPr="005303E3" w:rsidRDefault="00735ABF" w:rsidP="00645FFA">
                  <w:pPr>
                    <w:pStyle w:val="TVRIGHTCOLGRID"/>
                    <w:jc w:val="center"/>
                    <w:rPr>
                      <w:szCs w:val="18"/>
                    </w:rPr>
                  </w:pPr>
                  <w:r w:rsidRPr="000A4620">
                    <w:rPr>
                      <w:rFonts w:cs="Arial"/>
                      <w:szCs w:val="18"/>
                      <w:highlight w:val="yellow"/>
                      <w:lang w:val="en-GB"/>
                    </w:rPr>
                    <w:t>[</w:t>
                  </w:r>
                  <w:r>
                    <w:rPr>
                      <w:rFonts w:cs="Arial"/>
                      <w:szCs w:val="18"/>
                      <w:highlight w:val="yellow"/>
                      <w:lang w:val="en-GB"/>
                    </w:rPr>
                    <w:t>NXSHOPTA</w:t>
                  </w:r>
                  <w:r w:rsidRPr="00394F15">
                    <w:rPr>
                      <w:rFonts w:cs="Arial"/>
                      <w:szCs w:val="18"/>
                      <w:highlight w:val="yellow"/>
                      <w:lang w:val="en-GB"/>
                    </w:rPr>
                    <w:t xml:space="preserve"> Index</w:t>
                  </w:r>
                  <w:r w:rsidRPr="000A4620">
                    <w:rPr>
                      <w:rFonts w:cs="Arial"/>
                      <w:szCs w:val="18"/>
                      <w:highlight w:val="yellow"/>
                      <w:lang w:val="en-GB"/>
                    </w:rPr>
                    <w:t>]</w:t>
                  </w:r>
                </w:p>
              </w:tc>
            </w:tr>
          </w:tbl>
          <w:p w:rsidR="00735ABF" w:rsidRPr="00204189" w:rsidRDefault="00735ABF" w:rsidP="00645FFA">
            <w:pPr>
              <w:spacing w:before="60" w:after="60"/>
              <w:ind w:right="-249"/>
              <w:rPr>
                <w:rFonts w:cs="Arial"/>
                <w:sz w:val="18"/>
                <w:szCs w:val="18"/>
                <w:lang w:val="en-GB"/>
              </w:rPr>
            </w:pP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Pr>
                <w:rFonts w:cs="Arial"/>
                <w:color w:val="663300"/>
                <w:sz w:val="18"/>
                <w:szCs w:val="18"/>
                <w:lang w:val="en-GB"/>
              </w:rPr>
              <w:t>Notional Amount (“NA”)</w:t>
            </w:r>
          </w:p>
        </w:tc>
        <w:tc>
          <w:tcPr>
            <w:tcW w:w="7228" w:type="dxa"/>
            <w:shd w:val="clear" w:color="auto" w:fill="D9D9D9"/>
          </w:tcPr>
          <w:p w:rsidR="00735ABF" w:rsidRPr="00204189" w:rsidRDefault="00735ABF" w:rsidP="00645FFA">
            <w:pPr>
              <w:spacing w:before="60" w:after="60"/>
              <w:ind w:right="-108"/>
              <w:rPr>
                <w:rFonts w:cs="Arial"/>
                <w:sz w:val="18"/>
                <w:szCs w:val="18"/>
                <w:lang w:val="en-GB"/>
              </w:rPr>
            </w:pPr>
            <w:r w:rsidRPr="000A4620">
              <w:rPr>
                <w:rFonts w:cs="Arial"/>
                <w:sz w:val="18"/>
                <w:szCs w:val="18"/>
                <w:highlight w:val="yellow"/>
                <w:lang w:val="en-GB"/>
              </w:rPr>
              <w:t>[TBD]</w:t>
            </w:r>
          </w:p>
        </w:tc>
      </w:tr>
      <w:tr w:rsidR="00735ABF" w:rsidRPr="00C112F6"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Strike Price:</w:t>
            </w:r>
          </w:p>
        </w:tc>
        <w:tc>
          <w:tcPr>
            <w:tcW w:w="7228" w:type="dxa"/>
            <w:shd w:val="clear" w:color="auto" w:fill="D9D9D9"/>
          </w:tcPr>
          <w:p w:rsidR="00735ABF" w:rsidRPr="00204189" w:rsidRDefault="00735ABF" w:rsidP="00645FFA">
            <w:pPr>
              <w:spacing w:before="60" w:after="60"/>
              <w:ind w:right="-108"/>
              <w:rPr>
                <w:rFonts w:cs="Arial"/>
                <w:sz w:val="18"/>
                <w:szCs w:val="18"/>
                <w:lang w:val="en-GB"/>
              </w:rPr>
            </w:pPr>
            <w:r>
              <w:rPr>
                <w:rFonts w:cs="Arial"/>
                <w:sz w:val="18"/>
                <w:szCs w:val="18"/>
                <w:lang w:val="en-GB"/>
              </w:rPr>
              <w:t>[ …]/</w:t>
            </w:r>
            <w:r w:rsidRPr="00945994">
              <w:rPr>
                <w:rFonts w:cs="Arial"/>
                <w:sz w:val="18"/>
                <w:lang w:val="en-GB"/>
              </w:rPr>
              <w:t>[ Means the closing level of the Index as determined by the Calculation Agent on the Strike Date]</w:t>
            </w:r>
            <w:r>
              <w:rPr>
                <w:rStyle w:val="FootnoteReference"/>
                <w:rFonts w:cs="Arial"/>
                <w:sz w:val="18"/>
                <w:lang w:val="en-GB"/>
              </w:rPr>
              <w:footnoteReference w:id="1"/>
            </w:r>
          </w:p>
        </w:tc>
      </w:tr>
      <w:tr w:rsidR="00735ABF" w:rsidRPr="00C112F6"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Pr>
                <w:rFonts w:cs="Arial"/>
                <w:color w:val="663300"/>
                <w:sz w:val="18"/>
                <w:szCs w:val="18"/>
                <w:lang w:val="en-GB"/>
              </w:rPr>
              <w:t>Strike Date :</w:t>
            </w:r>
          </w:p>
        </w:tc>
        <w:tc>
          <w:tcPr>
            <w:tcW w:w="7228" w:type="dxa"/>
            <w:shd w:val="clear" w:color="auto" w:fill="D9D9D9"/>
          </w:tcPr>
          <w:p w:rsidR="00735ABF" w:rsidRPr="001D7944" w:rsidRDefault="00735ABF" w:rsidP="00645FFA">
            <w:pPr>
              <w:jc w:val="both"/>
              <w:rPr>
                <w:rFonts w:cs="Arial"/>
                <w:sz w:val="18"/>
                <w:lang w:val="en-GB"/>
              </w:rPr>
            </w:pPr>
            <w:r>
              <w:rPr>
                <w:rFonts w:cs="Arial"/>
                <w:sz w:val="18"/>
                <w:lang w:val="en-GB"/>
              </w:rPr>
              <w:t>[</w:t>
            </w:r>
            <w:r w:rsidRPr="00EF1877">
              <w:rPr>
                <w:rFonts w:cs="Arial"/>
                <w:sz w:val="18"/>
                <w:highlight w:val="yellow"/>
                <w:lang w:val="en-GB"/>
              </w:rPr>
              <w:t>TBD</w:t>
            </w:r>
            <w:r>
              <w:rPr>
                <w:rFonts w:cs="Arial"/>
                <w:sz w:val="18"/>
                <w:lang w:val="en-GB"/>
              </w:rPr>
              <w:t>]</w:t>
            </w:r>
            <w:r w:rsidRPr="001D7944">
              <w:rPr>
                <w:rFonts w:cs="Arial"/>
                <w:sz w:val="18"/>
                <w:lang w:val="en-GB"/>
              </w:rPr>
              <w:t xml:space="preserve"> [provided that:</w:t>
            </w:r>
          </w:p>
          <w:p w:rsidR="00735ABF" w:rsidRPr="001D7944" w:rsidRDefault="00735ABF" w:rsidP="00735ABF">
            <w:pPr>
              <w:pStyle w:val="ListParagraph"/>
              <w:numPr>
                <w:ilvl w:val="0"/>
                <w:numId w:val="36"/>
              </w:numPr>
              <w:spacing w:before="60" w:after="60"/>
              <w:jc w:val="both"/>
              <w:rPr>
                <w:rFonts w:ascii="Verdana" w:hAnsi="Verdana"/>
                <w:sz w:val="18"/>
                <w:lang w:val="en-GB"/>
              </w:rPr>
            </w:pPr>
            <w:r w:rsidRPr="001D7944">
              <w:rPr>
                <w:rFonts w:ascii="Verdana" w:hAnsi="Verdana"/>
                <w:sz w:val="18"/>
                <w:lang w:val="en-GB"/>
              </w:rPr>
              <w:t>If the Strike Date is not a Scheduled Trading Day in respect of an Index, then the Strike Date in respect of that Index shall be the next following Scheduled Trading Day, and</w:t>
            </w:r>
          </w:p>
          <w:p w:rsidR="00735ABF" w:rsidRPr="00C25ABD" w:rsidRDefault="00735ABF" w:rsidP="00735ABF">
            <w:pPr>
              <w:pStyle w:val="ListParagraph"/>
              <w:numPr>
                <w:ilvl w:val="0"/>
                <w:numId w:val="36"/>
              </w:numPr>
              <w:spacing w:before="60" w:after="60" w:line="240" w:lineRule="auto"/>
              <w:ind w:right="-108"/>
              <w:rPr>
                <w:rFonts w:ascii="Verdana" w:hAnsi="Verdana"/>
                <w:sz w:val="18"/>
                <w:szCs w:val="18"/>
                <w:lang w:val="en-GB"/>
              </w:rPr>
            </w:pPr>
            <w:r w:rsidRPr="00C25ABD">
              <w:rPr>
                <w:rFonts w:ascii="Verdana" w:hAnsi="Verdana"/>
                <w:sz w:val="18"/>
                <w:lang w:val="en-GB"/>
              </w:rPr>
              <w:t>If the Strike Date is a Disrupted Day in respect of an Index, then Section 6.6 of the Equity Definitions shall apply to such date as if it was a Valuation Date]</w:t>
            </w:r>
            <w:r>
              <w:rPr>
                <w:rStyle w:val="FootnoteReference"/>
                <w:rFonts w:ascii="Verdana" w:hAnsi="Verdana"/>
                <w:sz w:val="18"/>
                <w:lang w:val="en-GB"/>
              </w:rPr>
              <w:footnoteReference w:id="2"/>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Premium:</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0A4620">
              <w:rPr>
                <w:rFonts w:cs="Arial"/>
                <w:sz w:val="18"/>
                <w:szCs w:val="18"/>
                <w:highlight w:val="yellow"/>
                <w:lang w:val="en-GB"/>
              </w:rPr>
              <w:t>[</w:t>
            </w:r>
            <w:r>
              <w:rPr>
                <w:rFonts w:cs="Arial"/>
                <w:sz w:val="18"/>
                <w:szCs w:val="18"/>
                <w:highlight w:val="yellow"/>
                <w:lang w:val="en-GB"/>
              </w:rPr>
              <w:t>TBD</w:t>
            </w:r>
            <w:r w:rsidRPr="000A4620">
              <w:rPr>
                <w:rFonts w:cs="Arial"/>
                <w:sz w:val="18"/>
                <w:szCs w:val="18"/>
                <w:highlight w:val="yellow"/>
                <w:lang w:val="en-GB"/>
              </w:rPr>
              <w:t>]</w:t>
            </w:r>
          </w:p>
        </w:tc>
      </w:tr>
      <w:tr w:rsidR="00735ABF" w:rsidRPr="00204189" w:rsidTr="00645FFA">
        <w:tblPrEx>
          <w:tblBorders>
            <w:right w:val="none" w:sz="0" w:space="0" w:color="auto"/>
          </w:tblBorders>
        </w:tblPrEx>
        <w:trPr>
          <w:trHeight w:val="270"/>
          <w:jc w:val="center"/>
        </w:trPr>
        <w:tc>
          <w:tcPr>
            <w:tcW w:w="3091" w:type="dxa"/>
          </w:tcPr>
          <w:p w:rsidR="00735ABF" w:rsidRPr="00204189" w:rsidRDefault="00735ABF" w:rsidP="00645FFA">
            <w:pPr>
              <w:spacing w:before="60" w:after="60"/>
              <w:ind w:right="-249"/>
              <w:rPr>
                <w:rFonts w:cs="Arial"/>
                <w:color w:val="663300"/>
                <w:sz w:val="18"/>
                <w:szCs w:val="18"/>
              </w:rPr>
            </w:pPr>
            <w:r w:rsidRPr="00204189">
              <w:rPr>
                <w:rFonts w:cs="Arial"/>
                <w:color w:val="663300"/>
                <w:sz w:val="18"/>
                <w:szCs w:val="18"/>
              </w:rPr>
              <w:lastRenderedPageBreak/>
              <w:t>Premium Payment Date:</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0A4620">
              <w:rPr>
                <w:rFonts w:cs="Arial"/>
                <w:sz w:val="18"/>
                <w:szCs w:val="18"/>
                <w:highlight w:val="yellow"/>
                <w:lang w:val="en-GB"/>
              </w:rPr>
              <w:t>[</w:t>
            </w:r>
            <w:r>
              <w:rPr>
                <w:rFonts w:cs="Arial"/>
                <w:sz w:val="18"/>
                <w:szCs w:val="18"/>
                <w:highlight w:val="yellow"/>
                <w:lang w:val="en-GB"/>
              </w:rPr>
              <w:t>TBD</w:t>
            </w:r>
            <w:r w:rsidRPr="000A4620">
              <w:rPr>
                <w:rFonts w:cs="Arial"/>
                <w:sz w:val="18"/>
                <w:szCs w:val="18"/>
                <w:highlight w:val="yellow"/>
                <w:lang w:val="en-GB"/>
              </w:rPr>
              <w:t>]</w:t>
            </w:r>
          </w:p>
        </w:tc>
      </w:tr>
      <w:tr w:rsidR="00735ABF" w:rsidRPr="00C112F6"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Exchange:</w:t>
            </w:r>
          </w:p>
        </w:tc>
        <w:tc>
          <w:tcPr>
            <w:tcW w:w="7228" w:type="dxa"/>
            <w:shd w:val="clear" w:color="auto" w:fill="D9D9D9"/>
          </w:tcPr>
          <w:p w:rsidR="00735ABF" w:rsidRPr="00204189" w:rsidRDefault="00735ABF" w:rsidP="00645FFA">
            <w:pPr>
              <w:spacing w:before="60" w:after="60"/>
              <w:ind w:right="-150"/>
              <w:rPr>
                <w:rFonts w:cs="Arial"/>
                <w:sz w:val="18"/>
                <w:szCs w:val="18"/>
                <w:lang w:val="en-GB"/>
              </w:rPr>
            </w:pPr>
            <w:r w:rsidRPr="00204189">
              <w:rPr>
                <w:rFonts w:cs="Arial"/>
                <w:sz w:val="18"/>
                <w:szCs w:val="18"/>
                <w:lang w:val="en-GB"/>
              </w:rPr>
              <w:t>In respect of each component security of the Index (« each a “Component Security”), the principal stock exchange on which such Component Security is principally traded, as determined by the Calculation Agent.</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Related Exchange</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p>
        </w:tc>
      </w:tr>
      <w:tr w:rsidR="00735ABF" w:rsidRPr="00204189" w:rsidTr="00645FFA">
        <w:trPr>
          <w:jc w:val="center"/>
        </w:trPr>
        <w:tc>
          <w:tcPr>
            <w:tcW w:w="3091" w:type="dxa"/>
          </w:tcPr>
          <w:p w:rsidR="00735ABF" w:rsidRPr="00204189" w:rsidRDefault="00735ABF" w:rsidP="00645FFA">
            <w:pPr>
              <w:spacing w:before="60" w:after="60"/>
              <w:ind w:right="-249"/>
              <w:rPr>
                <w:color w:val="663300"/>
                <w:sz w:val="18"/>
                <w:szCs w:val="18"/>
              </w:rPr>
            </w:pPr>
            <w:r w:rsidRPr="004C2864">
              <w:rPr>
                <w:b/>
                <w:color w:val="663300"/>
                <w:sz w:val="18"/>
                <w:szCs w:val="18"/>
                <w:u w:val="single"/>
                <w:lang w:val="en-GB"/>
              </w:rPr>
              <w:t>Procedure for Exercise</w:t>
            </w:r>
          </w:p>
        </w:tc>
        <w:tc>
          <w:tcPr>
            <w:tcW w:w="7228" w:type="dxa"/>
            <w:shd w:val="clear" w:color="auto" w:fill="D9D9D9"/>
          </w:tcPr>
          <w:p w:rsidR="00735ABF" w:rsidRPr="00204189" w:rsidRDefault="00735ABF" w:rsidP="00645FFA">
            <w:pPr>
              <w:spacing w:before="60" w:after="60"/>
              <w:ind w:right="-108"/>
              <w:rPr>
                <w:rFonts w:cs="Arial"/>
                <w:sz w:val="18"/>
                <w:szCs w:val="18"/>
                <w:lang w:val="en-GB"/>
              </w:rPr>
            </w:pPr>
          </w:p>
        </w:tc>
      </w:tr>
      <w:tr w:rsidR="00735ABF" w:rsidRPr="00204189" w:rsidTr="00645FFA">
        <w:trPr>
          <w:jc w:val="center"/>
        </w:trPr>
        <w:tc>
          <w:tcPr>
            <w:tcW w:w="3091" w:type="dxa"/>
          </w:tcPr>
          <w:p w:rsidR="00735ABF" w:rsidRPr="00204189" w:rsidRDefault="00735ABF" w:rsidP="00645FFA">
            <w:pPr>
              <w:spacing w:before="60" w:after="60"/>
              <w:ind w:right="-249"/>
              <w:rPr>
                <w:color w:val="663300"/>
                <w:sz w:val="18"/>
                <w:szCs w:val="18"/>
              </w:rPr>
            </w:pPr>
            <w:r w:rsidRPr="00204189">
              <w:rPr>
                <w:color w:val="663300"/>
                <w:sz w:val="18"/>
                <w:szCs w:val="18"/>
              </w:rPr>
              <w:t>Automatic Exercise:</w:t>
            </w:r>
          </w:p>
        </w:tc>
        <w:tc>
          <w:tcPr>
            <w:tcW w:w="7228" w:type="dxa"/>
            <w:shd w:val="clear" w:color="auto" w:fill="D9D9D9"/>
          </w:tcPr>
          <w:p w:rsidR="00735ABF" w:rsidRPr="00204189" w:rsidRDefault="00735ABF" w:rsidP="00645FFA">
            <w:pPr>
              <w:spacing w:before="60" w:after="60"/>
              <w:ind w:right="-108"/>
              <w:rPr>
                <w:rFonts w:cs="Arial"/>
                <w:sz w:val="18"/>
                <w:szCs w:val="18"/>
                <w:lang w:val="en-GB"/>
              </w:rPr>
            </w:pPr>
            <w:r w:rsidRPr="00204189">
              <w:rPr>
                <w:rFonts w:cs="Arial"/>
                <w:sz w:val="18"/>
                <w:szCs w:val="18"/>
                <w:lang w:val="en-GB"/>
              </w:rPr>
              <w:t>Applicable</w:t>
            </w:r>
          </w:p>
        </w:tc>
      </w:tr>
      <w:tr w:rsidR="00735ABF" w:rsidRPr="00C112F6" w:rsidTr="00645FFA">
        <w:tblPrEx>
          <w:tblBorders>
            <w:right w:val="none" w:sz="0" w:space="0" w:color="auto"/>
          </w:tblBorders>
        </w:tblPrEx>
        <w:trPr>
          <w:trHeight w:val="495"/>
          <w:jc w:val="center"/>
        </w:trPr>
        <w:tc>
          <w:tcPr>
            <w:tcW w:w="3091" w:type="dxa"/>
          </w:tcPr>
          <w:p w:rsidR="00735ABF" w:rsidRPr="00204189" w:rsidRDefault="00735ABF" w:rsidP="00645FFA">
            <w:pPr>
              <w:spacing w:before="60" w:after="60"/>
              <w:ind w:right="-249"/>
              <w:rPr>
                <w:rFonts w:cs="Arial"/>
                <w:color w:val="663300"/>
                <w:sz w:val="18"/>
                <w:szCs w:val="18"/>
              </w:rPr>
            </w:pPr>
            <w:r w:rsidRPr="00204189">
              <w:rPr>
                <w:rFonts w:cs="Arial"/>
                <w:color w:val="663300"/>
                <w:sz w:val="18"/>
                <w:szCs w:val="18"/>
              </w:rPr>
              <w:t>Expiration Time:</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204189">
              <w:rPr>
                <w:rFonts w:cs="Arial"/>
                <w:sz w:val="18"/>
                <w:szCs w:val="18"/>
                <w:lang w:val="en-GB"/>
              </w:rPr>
              <w:t xml:space="preserve">The time at which the official closing level of the Index is calculated and published by the Index Sponsor on the Expiration Date </w:t>
            </w:r>
          </w:p>
        </w:tc>
      </w:tr>
      <w:tr w:rsidR="00735ABF" w:rsidRPr="00204189" w:rsidTr="00645FFA">
        <w:tblPrEx>
          <w:tblBorders>
            <w:right w:val="none" w:sz="0" w:space="0" w:color="auto"/>
          </w:tblBorders>
        </w:tblPrEx>
        <w:trPr>
          <w:trHeight w:val="495"/>
          <w:jc w:val="center"/>
        </w:trPr>
        <w:tc>
          <w:tcPr>
            <w:tcW w:w="3091" w:type="dxa"/>
          </w:tcPr>
          <w:p w:rsidR="00735ABF" w:rsidRPr="00204189" w:rsidRDefault="00735ABF" w:rsidP="00645FFA">
            <w:pPr>
              <w:spacing w:before="60" w:after="60"/>
              <w:ind w:right="-249"/>
              <w:rPr>
                <w:rFonts w:cs="Arial"/>
                <w:color w:val="663300"/>
                <w:sz w:val="18"/>
                <w:szCs w:val="18"/>
              </w:rPr>
            </w:pPr>
            <w:r w:rsidRPr="00204189">
              <w:rPr>
                <w:rFonts w:cs="Arial"/>
                <w:color w:val="663300"/>
                <w:sz w:val="18"/>
                <w:szCs w:val="18"/>
              </w:rPr>
              <w:t>Expiration Date:</w:t>
            </w:r>
          </w:p>
        </w:tc>
        <w:tc>
          <w:tcPr>
            <w:tcW w:w="7228" w:type="dxa"/>
            <w:shd w:val="clear" w:color="auto" w:fill="D9D9D9"/>
          </w:tcPr>
          <w:p w:rsidR="00735ABF" w:rsidRPr="00204189" w:rsidRDefault="00735ABF" w:rsidP="00645FFA">
            <w:pPr>
              <w:spacing w:before="60" w:after="60"/>
              <w:ind w:right="-108"/>
              <w:rPr>
                <w:rFonts w:cs="Arial"/>
                <w:sz w:val="18"/>
                <w:szCs w:val="18"/>
              </w:rPr>
            </w:pPr>
            <w:r>
              <w:rPr>
                <w:rFonts w:cs="Arial"/>
                <w:sz w:val="18"/>
                <w:szCs w:val="18"/>
                <w:highlight w:val="yellow"/>
                <w:lang w:val="en-GB"/>
              </w:rPr>
              <w:t>[</w:t>
            </w:r>
            <w:r w:rsidRPr="00AB5D9E">
              <w:rPr>
                <w:rFonts w:cs="Arial"/>
                <w:sz w:val="18"/>
                <w:szCs w:val="18"/>
                <w:highlight w:val="yellow"/>
                <w:lang w:val="en-GB"/>
              </w:rPr>
              <w:t>TBD]</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rPr>
            </w:pPr>
            <w:r w:rsidRPr="004C2864">
              <w:rPr>
                <w:b/>
                <w:color w:val="663300"/>
                <w:sz w:val="18"/>
                <w:szCs w:val="18"/>
                <w:u w:val="single"/>
                <w:lang w:val="en-GB"/>
              </w:rPr>
              <w:t>Valuation</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p>
        </w:tc>
      </w:tr>
      <w:tr w:rsidR="00735ABF" w:rsidRPr="00C112F6" w:rsidTr="00645FFA">
        <w:trPr>
          <w:jc w:val="center"/>
        </w:trPr>
        <w:tc>
          <w:tcPr>
            <w:tcW w:w="3091" w:type="dxa"/>
          </w:tcPr>
          <w:p w:rsidR="00735ABF" w:rsidRPr="00204189" w:rsidRDefault="00735ABF" w:rsidP="00645FFA">
            <w:pPr>
              <w:spacing w:before="60" w:after="60"/>
              <w:ind w:right="-249"/>
              <w:rPr>
                <w:rFonts w:cs="Arial"/>
                <w:color w:val="663300"/>
                <w:sz w:val="18"/>
                <w:szCs w:val="18"/>
              </w:rPr>
            </w:pPr>
            <w:r w:rsidRPr="00204189">
              <w:rPr>
                <w:rFonts w:cs="Arial"/>
                <w:color w:val="663300"/>
                <w:sz w:val="18"/>
                <w:szCs w:val="18"/>
              </w:rPr>
              <w:t>Valuation Time:</w:t>
            </w:r>
          </w:p>
        </w:tc>
        <w:tc>
          <w:tcPr>
            <w:tcW w:w="7228" w:type="dxa"/>
            <w:shd w:val="clear" w:color="auto" w:fill="D9D9D9"/>
          </w:tcPr>
          <w:p w:rsidR="00735ABF" w:rsidRPr="00204189" w:rsidRDefault="00735ABF" w:rsidP="00645FFA">
            <w:pPr>
              <w:spacing w:before="60" w:after="60"/>
              <w:jc w:val="both"/>
              <w:rPr>
                <w:rFonts w:cs="Arial"/>
                <w:sz w:val="18"/>
                <w:szCs w:val="18"/>
                <w:lang w:val="en-GB"/>
              </w:rPr>
            </w:pPr>
            <w:r w:rsidRPr="00204189">
              <w:rPr>
                <w:rFonts w:cs="Arial"/>
                <w:sz w:val="18"/>
                <w:szCs w:val="18"/>
                <w:lang w:val="en-GB"/>
              </w:rPr>
              <w:t>For the purpose of this Transaction, means : (i) for the purpose of determining whether a Market Disruption Event has occurred: (a) in respect of any Component Security, the Scheduled Closing Time on the Exchange in respect of such Component Security, and (b) in respect of any option contracts or future contracts on the Index, the close of trading on the Related Exchange; and (ii) in all other circumstances, the time at which the official closing level of the Index is calculated and published by the Index Sponsor.</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rPr>
            </w:pPr>
            <w:r w:rsidRPr="00204189">
              <w:rPr>
                <w:rFonts w:cs="Arial"/>
                <w:color w:val="663300"/>
                <w:sz w:val="18"/>
                <w:szCs w:val="18"/>
              </w:rPr>
              <w:t>Valuation Date:</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204189">
              <w:rPr>
                <w:rFonts w:cs="Arial"/>
                <w:sz w:val="18"/>
                <w:szCs w:val="18"/>
                <w:lang w:val="en-GB"/>
              </w:rPr>
              <w:t>The Exercise Date</w:t>
            </w:r>
          </w:p>
        </w:tc>
      </w:tr>
      <w:tr w:rsidR="00735ABF" w:rsidRPr="00204189" w:rsidTr="00645FFA">
        <w:trPr>
          <w:trHeight w:val="29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rPr>
                <w:rFonts w:eastAsia="MS Mincho" w:cs="Arial"/>
                <w:color w:val="663300"/>
                <w:sz w:val="18"/>
                <w:szCs w:val="18"/>
                <w:lang w:val="en-GB"/>
              </w:rPr>
            </w:pPr>
            <w:r w:rsidRPr="004C2864">
              <w:rPr>
                <w:b/>
                <w:color w:val="663300"/>
                <w:sz w:val="18"/>
                <w:szCs w:val="18"/>
                <w:u w:val="single"/>
                <w:lang w:val="en-GB"/>
              </w:rPr>
              <w:t>Settlement Provisions</w:t>
            </w:r>
          </w:p>
        </w:tc>
        <w:tc>
          <w:tcPr>
            <w:tcW w:w="7228" w:type="dxa"/>
            <w:tcBorders>
              <w:top w:val="single" w:sz="4" w:space="0" w:color="C0C0C0"/>
              <w:left w:val="single" w:sz="4" w:space="0" w:color="C0C0C0"/>
              <w:bottom w:val="single" w:sz="4" w:space="0" w:color="C0C0C0"/>
              <w:right w:val="nil"/>
            </w:tcBorders>
            <w:shd w:val="clear" w:color="auto" w:fill="D9D9D9"/>
          </w:tcPr>
          <w:p w:rsidR="00735ABF" w:rsidRPr="00204189" w:rsidRDefault="00735ABF" w:rsidP="00645FFA">
            <w:pPr>
              <w:rPr>
                <w:rFonts w:eastAsia="MS Mincho" w:cs="Arial"/>
                <w:sz w:val="18"/>
                <w:szCs w:val="18"/>
                <w:lang w:val="en-GB"/>
              </w:rPr>
            </w:pPr>
          </w:p>
        </w:tc>
      </w:tr>
      <w:tr w:rsidR="00735ABF" w:rsidRPr="00204189" w:rsidTr="00645FFA">
        <w:trPr>
          <w:jc w:val="center"/>
        </w:trPr>
        <w:tc>
          <w:tcPr>
            <w:tcW w:w="3091" w:type="dxa"/>
          </w:tcPr>
          <w:p w:rsidR="00735ABF" w:rsidRPr="00204189" w:rsidRDefault="00735ABF" w:rsidP="00645FFA">
            <w:pPr>
              <w:spacing w:before="60" w:after="60"/>
              <w:ind w:right="-249"/>
              <w:rPr>
                <w:color w:val="663300"/>
                <w:sz w:val="18"/>
                <w:szCs w:val="18"/>
              </w:rPr>
            </w:pPr>
            <w:r w:rsidRPr="00204189">
              <w:rPr>
                <w:color w:val="663300"/>
                <w:sz w:val="18"/>
                <w:szCs w:val="18"/>
              </w:rPr>
              <w:t>Cash Settlement:</w:t>
            </w:r>
          </w:p>
        </w:tc>
        <w:tc>
          <w:tcPr>
            <w:tcW w:w="7228" w:type="dxa"/>
            <w:shd w:val="clear" w:color="auto" w:fill="D9D9D9"/>
          </w:tcPr>
          <w:p w:rsidR="00735ABF" w:rsidRPr="00204189" w:rsidRDefault="00735ABF" w:rsidP="00645FFA">
            <w:pPr>
              <w:spacing w:before="60" w:after="60"/>
              <w:ind w:right="-108"/>
              <w:rPr>
                <w:sz w:val="18"/>
                <w:szCs w:val="18"/>
                <w:lang w:val="en-GB"/>
              </w:rPr>
            </w:pPr>
            <w:r w:rsidRPr="00204189">
              <w:rPr>
                <w:rFonts w:eastAsia="MS Mincho" w:cs="Arial"/>
                <w:sz w:val="18"/>
                <w:szCs w:val="18"/>
              </w:rPr>
              <w:t>Applicable</w:t>
            </w:r>
          </w:p>
        </w:tc>
      </w:tr>
      <w:tr w:rsidR="00735ABF" w:rsidRPr="00204189" w:rsidTr="00645FFA">
        <w:trPr>
          <w:jc w:val="center"/>
        </w:trPr>
        <w:tc>
          <w:tcPr>
            <w:tcW w:w="3091" w:type="dxa"/>
          </w:tcPr>
          <w:p w:rsidR="00735ABF" w:rsidRPr="00204189" w:rsidRDefault="00735ABF" w:rsidP="00645FFA">
            <w:pPr>
              <w:spacing w:before="60" w:after="60"/>
              <w:ind w:right="-249"/>
              <w:rPr>
                <w:rFonts w:cs="Arial"/>
                <w:color w:val="663300"/>
                <w:sz w:val="18"/>
                <w:szCs w:val="18"/>
                <w:lang w:val="en-GB"/>
              </w:rPr>
            </w:pPr>
            <w:r w:rsidRPr="00204189">
              <w:rPr>
                <w:rFonts w:cs="Arial"/>
                <w:color w:val="663300"/>
                <w:sz w:val="18"/>
                <w:szCs w:val="18"/>
                <w:lang w:val="en-GB"/>
              </w:rPr>
              <w:t>Settlement Currency:</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Pr>
                <w:rFonts w:cs="Arial"/>
                <w:sz w:val="18"/>
                <w:szCs w:val="18"/>
                <w:lang w:val="en-GB"/>
              </w:rPr>
              <w:t>EUR</w:t>
            </w:r>
          </w:p>
        </w:tc>
      </w:tr>
      <w:tr w:rsidR="00735ABF" w:rsidRPr="00C112F6" w:rsidTr="00645FFA">
        <w:trPr>
          <w:trHeight w:val="29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rPr>
                <w:rFonts w:eastAsia="MS Mincho" w:cs="Arial"/>
                <w:color w:val="663300"/>
                <w:sz w:val="18"/>
                <w:szCs w:val="18"/>
                <w:lang w:val="en-GB"/>
              </w:rPr>
            </w:pPr>
            <w:r w:rsidRPr="00204189">
              <w:rPr>
                <w:rFonts w:eastAsia="MS Mincho" w:cs="Arial"/>
                <w:color w:val="663300"/>
                <w:sz w:val="18"/>
                <w:szCs w:val="18"/>
                <w:lang w:val="en-GB"/>
              </w:rPr>
              <w:t>Settlement Price:</w:t>
            </w:r>
          </w:p>
        </w:tc>
        <w:tc>
          <w:tcPr>
            <w:tcW w:w="7228" w:type="dxa"/>
            <w:tcBorders>
              <w:top w:val="single" w:sz="4" w:space="0" w:color="C0C0C0"/>
              <w:left w:val="single" w:sz="4" w:space="0" w:color="C0C0C0"/>
              <w:bottom w:val="single" w:sz="4" w:space="0" w:color="C0C0C0"/>
              <w:right w:val="nil"/>
            </w:tcBorders>
            <w:shd w:val="clear" w:color="auto" w:fill="D9D9D9"/>
          </w:tcPr>
          <w:p w:rsidR="00735ABF" w:rsidRPr="00204189" w:rsidRDefault="00735ABF" w:rsidP="00645FFA">
            <w:pPr>
              <w:rPr>
                <w:rFonts w:eastAsia="MS Mincho" w:cs="Arial"/>
                <w:sz w:val="18"/>
                <w:szCs w:val="18"/>
                <w:lang w:val="en-GB"/>
              </w:rPr>
            </w:pPr>
            <w:r>
              <w:rPr>
                <w:rFonts w:eastAsia="MS Mincho" w:cs="Arial"/>
                <w:sz w:val="18"/>
                <w:szCs w:val="18"/>
                <w:lang w:val="en-GB"/>
              </w:rPr>
              <w:t xml:space="preserve">Means the </w:t>
            </w:r>
            <w:r w:rsidRPr="00204189">
              <w:rPr>
                <w:rFonts w:eastAsia="MS Mincho" w:cs="Arial"/>
                <w:sz w:val="18"/>
                <w:szCs w:val="18"/>
                <w:lang w:val="en-GB"/>
              </w:rPr>
              <w:t xml:space="preserve">level of the Index on the </w:t>
            </w:r>
            <w:r>
              <w:rPr>
                <w:rFonts w:eastAsia="MS Mincho" w:cs="Arial"/>
                <w:sz w:val="18"/>
                <w:szCs w:val="18"/>
                <w:lang w:val="en-GB"/>
              </w:rPr>
              <w:t>Valuation Date as determined by the Calculation Agent at the Valuation Date</w:t>
            </w:r>
          </w:p>
        </w:tc>
      </w:tr>
      <w:tr w:rsidR="00735ABF" w:rsidRPr="00C112F6" w:rsidTr="00645FFA">
        <w:trPr>
          <w:jc w:val="center"/>
        </w:trPr>
        <w:tc>
          <w:tcPr>
            <w:tcW w:w="3091" w:type="dxa"/>
          </w:tcPr>
          <w:p w:rsidR="00735ABF" w:rsidRPr="00204189" w:rsidRDefault="00735ABF" w:rsidP="00645FFA">
            <w:pPr>
              <w:spacing w:before="60" w:after="60"/>
              <w:ind w:right="-249"/>
              <w:rPr>
                <w:color w:val="663300"/>
                <w:sz w:val="18"/>
                <w:szCs w:val="18"/>
              </w:rPr>
            </w:pPr>
            <w:r w:rsidRPr="00204189">
              <w:rPr>
                <w:color w:val="663300"/>
                <w:sz w:val="18"/>
                <w:szCs w:val="18"/>
              </w:rPr>
              <w:t>Cash Settlement Payment Date:</w:t>
            </w:r>
          </w:p>
        </w:tc>
        <w:tc>
          <w:tcPr>
            <w:tcW w:w="7228" w:type="dxa"/>
            <w:shd w:val="clear" w:color="auto" w:fill="D9D9D9"/>
          </w:tcPr>
          <w:p w:rsidR="00735ABF" w:rsidRPr="00204189" w:rsidRDefault="00735ABF" w:rsidP="00645FFA">
            <w:pPr>
              <w:spacing w:before="60" w:after="60"/>
              <w:ind w:right="-108"/>
              <w:rPr>
                <w:sz w:val="18"/>
                <w:szCs w:val="18"/>
                <w:lang w:val="en-GB"/>
              </w:rPr>
            </w:pPr>
            <w:r w:rsidRPr="006D6A51">
              <w:rPr>
                <w:rFonts w:cs="Arial"/>
                <w:szCs w:val="18"/>
                <w:highlight w:val="yellow"/>
                <w:lang w:val="en-GB"/>
              </w:rPr>
              <w:t>[…]</w:t>
            </w:r>
            <w:r w:rsidRPr="006D6A51">
              <w:rPr>
                <w:rStyle w:val="FootnoteReference"/>
                <w:rFonts w:cs="Arial"/>
                <w:szCs w:val="18"/>
                <w:highlight w:val="yellow"/>
                <w:lang w:val="en-GB"/>
              </w:rPr>
              <w:footnoteReference w:id="3"/>
            </w:r>
            <w:r w:rsidRPr="006D6A51">
              <w:rPr>
                <w:rFonts w:cs="Arial"/>
                <w:szCs w:val="18"/>
                <w:highlight w:val="yellow"/>
                <w:lang w:val="en-GB"/>
              </w:rPr>
              <w:t>/ [TBD</w:t>
            </w:r>
            <w:r w:rsidRPr="006D6A51">
              <w:rPr>
                <w:rStyle w:val="FootnoteReference"/>
                <w:rFonts w:cs="Arial"/>
                <w:szCs w:val="18"/>
                <w:highlight w:val="yellow"/>
                <w:lang w:val="en-GB"/>
              </w:rPr>
              <w:footnoteReference w:id="4"/>
            </w:r>
            <w:r w:rsidRPr="006D6A51">
              <w:rPr>
                <w:rFonts w:cs="Arial"/>
                <w:szCs w:val="18"/>
                <w:highlight w:val="yellow"/>
                <w:lang w:val="en-GB"/>
              </w:rPr>
              <w:t>]</w:t>
            </w:r>
            <w:r>
              <w:rPr>
                <w:rFonts w:cs="Arial"/>
                <w:szCs w:val="18"/>
                <w:lang w:val="en-GB"/>
              </w:rPr>
              <w:t xml:space="preserve"> Currency Business Days following the Valuation Date.</w:t>
            </w:r>
          </w:p>
        </w:tc>
      </w:tr>
      <w:tr w:rsidR="00735ABF" w:rsidRPr="00204189" w:rsidTr="00645FFA">
        <w:trPr>
          <w:jc w:val="center"/>
        </w:trPr>
        <w:tc>
          <w:tcPr>
            <w:tcW w:w="3091" w:type="dxa"/>
          </w:tcPr>
          <w:p w:rsidR="00735ABF" w:rsidRPr="00204189" w:rsidRDefault="00735ABF" w:rsidP="00645FFA">
            <w:pPr>
              <w:spacing w:before="60" w:after="60"/>
              <w:ind w:right="-249"/>
              <w:rPr>
                <w:color w:val="663300"/>
                <w:sz w:val="18"/>
                <w:szCs w:val="18"/>
              </w:rPr>
            </w:pPr>
            <w:r>
              <w:rPr>
                <w:color w:val="663300"/>
                <w:sz w:val="18"/>
                <w:szCs w:val="18"/>
              </w:rPr>
              <w:t xml:space="preserve">Option Cash Settlement Amount : </w:t>
            </w:r>
          </w:p>
        </w:tc>
        <w:tc>
          <w:tcPr>
            <w:tcW w:w="7228" w:type="dxa"/>
            <w:shd w:val="clear" w:color="auto" w:fill="D9D9D9"/>
          </w:tcPr>
          <w:p w:rsidR="00735ABF" w:rsidRDefault="00735ABF" w:rsidP="00645FFA">
            <w:pPr>
              <w:spacing w:before="60" w:after="60"/>
              <w:rPr>
                <w:rFonts w:cs="Arial"/>
                <w:sz w:val="18"/>
                <w:szCs w:val="18"/>
                <w:lang w:val="en-GB"/>
              </w:rPr>
            </w:pPr>
            <w:r>
              <w:rPr>
                <w:rFonts w:cs="Arial"/>
                <w:sz w:val="18"/>
                <w:szCs w:val="18"/>
                <w:lang w:val="en-GB"/>
              </w:rPr>
              <w:t>Means an amount determined by the Calculation Agent on the Valuation Date equal to:</w:t>
            </w:r>
          </w:p>
          <w:p w:rsidR="00735ABF" w:rsidRPr="00204189" w:rsidRDefault="00735ABF" w:rsidP="00645FFA">
            <w:pPr>
              <w:spacing w:before="60" w:after="60"/>
              <w:ind w:right="-108"/>
              <w:rPr>
                <w:rFonts w:eastAsia="MS Mincho" w:cs="Arial"/>
                <w:sz w:val="18"/>
                <w:szCs w:val="18"/>
              </w:rPr>
            </w:pPr>
            <w:r>
              <w:rPr>
                <w:rFonts w:cs="Arial"/>
                <w:sz w:val="18"/>
                <w:szCs w:val="18"/>
                <w:lang w:val="en-GB"/>
              </w:rPr>
              <w:t>NA *</w:t>
            </w:r>
            <w:r>
              <w:rPr>
                <w:sz w:val="22"/>
                <w:lang w:val="en-GB"/>
              </w:rPr>
              <w:t xml:space="preserve"> Participation </w:t>
            </w:r>
            <w:r>
              <w:rPr>
                <w:rFonts w:cs="Arial"/>
                <w:sz w:val="18"/>
                <w:szCs w:val="18"/>
                <w:lang w:val="en-GB"/>
              </w:rPr>
              <w:t>*</w:t>
            </w:r>
            <w:r>
              <w:rPr>
                <w:sz w:val="22"/>
                <w:lang w:val="en-GB"/>
              </w:rPr>
              <w:t>Max (</w:t>
            </w:r>
            <w:r w:rsidRPr="005C3B1C">
              <w:rPr>
                <w:sz w:val="22"/>
                <w:lang w:val="en-GB"/>
              </w:rPr>
              <w:t xml:space="preserve"> </w:t>
            </w:r>
            <w:r>
              <w:rPr>
                <w:sz w:val="22"/>
                <w:lang w:val="en-GB"/>
              </w:rPr>
              <w:t>-10%</w:t>
            </w:r>
            <w:r w:rsidRPr="001263B0">
              <w:rPr>
                <w:sz w:val="22"/>
                <w:szCs w:val="22"/>
                <w:lang w:val="en-US"/>
              </w:rPr>
              <w:t xml:space="preserve">; </w:t>
            </w:r>
            <w:r w:rsidRPr="004304FC">
              <w:rPr>
                <w:rFonts w:asciiTheme="minorHAnsi" w:eastAsiaTheme="minorEastAsia" w:hAnsiTheme="minorHAnsi" w:cstheme="minorBidi"/>
                <w:position w:val="-24"/>
                <w:sz w:val="22"/>
                <w:szCs w:val="22"/>
                <w:lang w:val="en-US"/>
              </w:rPr>
              <w:object w:dxaOrig="1840" w:dyaOrig="660">
                <v:shape id="_x0000_i1029" type="#_x0000_t75" style="width:92.25pt;height:33pt" o:ole="">
                  <v:imagedata r:id="rId21" o:title=""/>
                </v:shape>
                <o:OLEObject Type="Embed" ProgID="Equation.3" ShapeID="_x0000_i1029" DrawAspect="Content" ObjectID="_1505736313" r:id="rId22"/>
              </w:object>
            </w:r>
            <w:r>
              <w:rPr>
                <w:rFonts w:asciiTheme="minorHAnsi" w:eastAsiaTheme="minorEastAsia" w:hAnsiTheme="minorHAnsi" w:cstheme="minorBidi"/>
                <w:sz w:val="22"/>
                <w:szCs w:val="22"/>
                <w:lang w:val="en-US"/>
              </w:rPr>
              <w:t xml:space="preserve"> - 1</w:t>
            </w:r>
            <w:r w:rsidRPr="001263B0">
              <w:rPr>
                <w:sz w:val="22"/>
                <w:szCs w:val="22"/>
                <w:lang w:val="en-US"/>
              </w:rPr>
              <w:t>)</w:t>
            </w:r>
          </w:p>
        </w:tc>
      </w:tr>
      <w:tr w:rsidR="00735ABF" w:rsidRPr="00204189" w:rsidTr="00645FFA">
        <w:trPr>
          <w:jc w:val="center"/>
        </w:trPr>
        <w:tc>
          <w:tcPr>
            <w:tcW w:w="3091" w:type="dxa"/>
          </w:tcPr>
          <w:p w:rsidR="00735ABF" w:rsidRDefault="00735ABF" w:rsidP="00645FFA">
            <w:pPr>
              <w:spacing w:before="60" w:after="60"/>
              <w:ind w:right="-249"/>
              <w:rPr>
                <w:color w:val="663300"/>
                <w:sz w:val="18"/>
                <w:szCs w:val="18"/>
              </w:rPr>
            </w:pPr>
            <w:r w:rsidRPr="00090060">
              <w:rPr>
                <w:color w:val="663300"/>
                <w:sz w:val="18"/>
                <w:szCs w:val="18"/>
              </w:rPr>
              <w:t>Participation</w:t>
            </w:r>
          </w:p>
        </w:tc>
        <w:tc>
          <w:tcPr>
            <w:tcW w:w="7228" w:type="dxa"/>
            <w:shd w:val="clear" w:color="auto" w:fill="D9D9D9"/>
          </w:tcPr>
          <w:p w:rsidR="00735ABF" w:rsidRDefault="00735ABF" w:rsidP="00645FFA">
            <w:pPr>
              <w:spacing w:before="60" w:after="60"/>
              <w:rPr>
                <w:rFonts w:cs="Arial"/>
                <w:sz w:val="18"/>
                <w:szCs w:val="18"/>
                <w:lang w:val="en-GB"/>
              </w:rPr>
            </w:pPr>
            <w:r w:rsidRPr="007A0863">
              <w:rPr>
                <w:rFonts w:cs="Arial"/>
                <w:sz w:val="18"/>
                <w:szCs w:val="18"/>
                <w:highlight w:val="yellow"/>
                <w:lang w:val="en-GB"/>
              </w:rPr>
              <w:t>100%</w:t>
            </w:r>
          </w:p>
        </w:tc>
      </w:tr>
      <w:tr w:rsidR="00735ABF" w:rsidRPr="00204189" w:rsidTr="00645FFA">
        <w:trPr>
          <w:jc w:val="center"/>
        </w:trPr>
        <w:tc>
          <w:tcPr>
            <w:tcW w:w="3091" w:type="dxa"/>
          </w:tcPr>
          <w:p w:rsidR="00735ABF" w:rsidRPr="00090060" w:rsidRDefault="00735ABF" w:rsidP="00645FFA">
            <w:pPr>
              <w:spacing w:before="60" w:after="60"/>
              <w:ind w:right="-249"/>
              <w:rPr>
                <w:color w:val="663300"/>
                <w:sz w:val="18"/>
                <w:szCs w:val="18"/>
              </w:rPr>
            </w:pPr>
          </w:p>
        </w:tc>
        <w:tc>
          <w:tcPr>
            <w:tcW w:w="7228" w:type="dxa"/>
            <w:shd w:val="clear" w:color="auto" w:fill="D9D9D9"/>
          </w:tcPr>
          <w:p w:rsidR="00735ABF" w:rsidRDefault="00735ABF" w:rsidP="00645FFA">
            <w:pPr>
              <w:spacing w:before="60" w:after="60"/>
              <w:rPr>
                <w:rFonts w:cs="Arial"/>
                <w:sz w:val="18"/>
                <w:szCs w:val="18"/>
                <w:lang w:val="en-GB"/>
              </w:rPr>
            </w:pPr>
          </w:p>
        </w:tc>
      </w:tr>
      <w:tr w:rsidR="00735ABF" w:rsidRPr="00B044CD" w:rsidTr="00645FFA">
        <w:trPr>
          <w:jc w:val="center"/>
        </w:trPr>
        <w:tc>
          <w:tcPr>
            <w:tcW w:w="3091" w:type="dxa"/>
          </w:tcPr>
          <w:p w:rsidR="00735ABF" w:rsidRPr="00B044CD" w:rsidRDefault="00735ABF" w:rsidP="00645FFA">
            <w:pPr>
              <w:spacing w:before="60" w:after="60"/>
              <w:ind w:right="-249"/>
              <w:rPr>
                <w:color w:val="663300"/>
                <w:sz w:val="18"/>
                <w:szCs w:val="18"/>
                <w:lang w:val="en-GB"/>
              </w:rPr>
            </w:pPr>
            <w:r w:rsidRPr="00B044CD">
              <w:rPr>
                <w:color w:val="663300"/>
                <w:sz w:val="18"/>
                <w:szCs w:val="18"/>
                <w:lang w:val="en-GB"/>
              </w:rPr>
              <w:lastRenderedPageBreak/>
              <w:t>Consequence of Averaging Date Disruption:</w:t>
            </w:r>
          </w:p>
        </w:tc>
        <w:tc>
          <w:tcPr>
            <w:tcW w:w="7228" w:type="dxa"/>
            <w:shd w:val="clear" w:color="auto" w:fill="D9D9D9"/>
          </w:tcPr>
          <w:p w:rsidR="00735ABF" w:rsidRPr="00204189" w:rsidRDefault="00735ABF" w:rsidP="00645FFA">
            <w:pPr>
              <w:spacing w:before="60" w:after="60"/>
              <w:ind w:right="-249"/>
              <w:rPr>
                <w:rFonts w:cs="Arial"/>
                <w:color w:val="000000"/>
                <w:sz w:val="18"/>
                <w:szCs w:val="18"/>
                <w:lang w:val="en-GB"/>
              </w:rPr>
            </w:pPr>
            <w:r>
              <w:rPr>
                <w:rFonts w:cs="Arial"/>
                <w:color w:val="000000"/>
                <w:sz w:val="18"/>
                <w:szCs w:val="18"/>
                <w:lang w:val="en-GB"/>
              </w:rPr>
              <w:t>Modified Postponement</w:t>
            </w:r>
          </w:p>
        </w:tc>
      </w:tr>
      <w:tr w:rsidR="00735ABF" w:rsidRPr="00C112F6" w:rsidTr="00645FFA">
        <w:trPr>
          <w:jc w:val="center"/>
        </w:trPr>
        <w:tc>
          <w:tcPr>
            <w:tcW w:w="3091" w:type="dxa"/>
          </w:tcPr>
          <w:p w:rsidR="00735ABF" w:rsidRPr="00C917FB" w:rsidRDefault="00735ABF" w:rsidP="00645FFA">
            <w:pPr>
              <w:spacing w:before="60" w:after="60"/>
              <w:ind w:right="-249"/>
              <w:rPr>
                <w:b/>
                <w:color w:val="663300"/>
                <w:sz w:val="18"/>
                <w:szCs w:val="18"/>
                <w:u w:val="single"/>
                <w:lang w:val="en-GB"/>
              </w:rPr>
            </w:pPr>
            <w:r w:rsidRPr="00C917FB">
              <w:rPr>
                <w:b/>
                <w:color w:val="663300"/>
                <w:sz w:val="18"/>
                <w:szCs w:val="18"/>
                <w:u w:val="single"/>
                <w:lang w:val="en-GB"/>
              </w:rPr>
              <w:t>Exchange Business Day:</w:t>
            </w:r>
          </w:p>
        </w:tc>
        <w:tc>
          <w:tcPr>
            <w:tcW w:w="7228" w:type="dxa"/>
            <w:shd w:val="clear" w:color="auto" w:fill="D9D9D9"/>
          </w:tcPr>
          <w:p w:rsidR="00735ABF" w:rsidRPr="00204189" w:rsidRDefault="00735ABF" w:rsidP="00645FFA">
            <w:pPr>
              <w:spacing w:before="60" w:after="60"/>
              <w:ind w:right="-249"/>
              <w:rPr>
                <w:rFonts w:cs="Arial"/>
                <w:sz w:val="18"/>
                <w:szCs w:val="18"/>
                <w:lang w:val="en-GB"/>
              </w:rPr>
            </w:pPr>
            <w:r w:rsidRPr="00204189">
              <w:rPr>
                <w:rFonts w:cs="Arial"/>
                <w:color w:val="000000"/>
                <w:sz w:val="18"/>
                <w:szCs w:val="18"/>
                <w:lang w:val="en-GB"/>
              </w:rPr>
              <w:t>Any Scheduled Trading Day on which: (i) the Index Sponsor publishes the level of the Index; and (ii) the Related Exchange is open for trading during its regular trading session</w:t>
            </w:r>
            <w:smartTag w:uri="urn:schemas-microsoft-com:office:smarttags" w:element="PersonName">
              <w:r w:rsidRPr="00204189">
                <w:rPr>
                  <w:rFonts w:cs="Arial"/>
                  <w:color w:val="000000"/>
                  <w:sz w:val="18"/>
                  <w:szCs w:val="18"/>
                  <w:lang w:val="en-GB"/>
                </w:rPr>
                <w:t>,</w:t>
              </w:r>
            </w:smartTag>
            <w:r w:rsidRPr="00204189">
              <w:rPr>
                <w:rFonts w:cs="Arial"/>
                <w:color w:val="000000"/>
                <w:sz w:val="18"/>
                <w:szCs w:val="18"/>
                <w:lang w:val="en-GB"/>
              </w:rPr>
              <w:t xml:space="preserve"> notwithstanding any Exchange or the Related Exchange closing prior to its Scheduled Closing Time.</w:t>
            </w:r>
          </w:p>
        </w:tc>
      </w:tr>
      <w:tr w:rsidR="00735ABF" w:rsidRPr="00C112F6" w:rsidTr="00645FFA">
        <w:trPr>
          <w:jc w:val="center"/>
        </w:trPr>
        <w:tc>
          <w:tcPr>
            <w:tcW w:w="3091" w:type="dxa"/>
          </w:tcPr>
          <w:p w:rsidR="00735ABF" w:rsidRPr="00C917FB" w:rsidRDefault="00735ABF" w:rsidP="00645FFA">
            <w:pPr>
              <w:spacing w:before="60" w:after="60"/>
              <w:ind w:right="-249"/>
              <w:rPr>
                <w:b/>
                <w:color w:val="663300"/>
                <w:sz w:val="18"/>
                <w:szCs w:val="18"/>
                <w:u w:val="single"/>
                <w:lang w:val="en-GB"/>
              </w:rPr>
            </w:pPr>
            <w:r w:rsidRPr="00C917FB">
              <w:rPr>
                <w:b/>
                <w:color w:val="663300"/>
                <w:sz w:val="18"/>
                <w:szCs w:val="18"/>
                <w:u w:val="single"/>
                <w:lang w:val="en-GB"/>
              </w:rPr>
              <w:t>Scheduled Trading Day:</w:t>
            </w:r>
          </w:p>
        </w:tc>
        <w:tc>
          <w:tcPr>
            <w:tcW w:w="7228" w:type="dxa"/>
            <w:shd w:val="clear" w:color="auto" w:fill="D9D9D9"/>
          </w:tcPr>
          <w:p w:rsidR="00735ABF" w:rsidRPr="00204189" w:rsidRDefault="00735ABF" w:rsidP="00645FFA">
            <w:pPr>
              <w:spacing w:before="60" w:after="60"/>
              <w:ind w:right="-249"/>
              <w:rPr>
                <w:rFonts w:cs="Arial"/>
                <w:color w:val="000000"/>
                <w:sz w:val="18"/>
                <w:szCs w:val="18"/>
                <w:lang w:val="en-GB"/>
              </w:rPr>
            </w:pPr>
            <w:r w:rsidRPr="00204189">
              <w:rPr>
                <w:rFonts w:cs="Arial"/>
                <w:color w:val="000000"/>
                <w:sz w:val="18"/>
                <w:szCs w:val="18"/>
                <w:lang w:val="en-GB"/>
              </w:rPr>
              <w:t>Any day on which: (i) the Index Sponsor is scheduled to publish the level of the Index; and (ii) the Related Exchange is scheduled to be open for trading for its regular trading session.</w:t>
            </w:r>
          </w:p>
        </w:tc>
      </w:tr>
      <w:tr w:rsidR="00735ABF" w:rsidRPr="00C112F6" w:rsidTr="00645FFA">
        <w:trPr>
          <w:trHeight w:val="357"/>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C917FB" w:rsidRDefault="00735ABF" w:rsidP="00645FFA">
            <w:pPr>
              <w:spacing w:before="60" w:after="60"/>
              <w:ind w:right="-249"/>
              <w:rPr>
                <w:b/>
                <w:color w:val="663300"/>
                <w:sz w:val="18"/>
                <w:szCs w:val="18"/>
                <w:u w:val="single"/>
                <w:lang w:val="en-GB"/>
              </w:rPr>
            </w:pPr>
            <w:r w:rsidRPr="00C917FB">
              <w:rPr>
                <w:b/>
                <w:color w:val="663300"/>
                <w:sz w:val="18"/>
                <w:szCs w:val="18"/>
                <w:u w:val="single"/>
                <w:lang w:val="en-GB"/>
              </w:rPr>
              <w:t>Documentation:</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spacing w:before="60" w:after="60"/>
              <w:ind w:right="-108"/>
              <w:rPr>
                <w:sz w:val="18"/>
                <w:szCs w:val="18"/>
                <w:lang w:val="en-GB"/>
              </w:rPr>
            </w:pPr>
            <w:r w:rsidRPr="00204189">
              <w:rPr>
                <w:sz w:val="18"/>
                <w:szCs w:val="18"/>
                <w:lang w:val="en-GB"/>
              </w:rPr>
              <w:t>The Transaction shall be governed by ISDA Master Agreement, the 2002 ISDA Equity Derivative</w:t>
            </w:r>
            <w:r>
              <w:rPr>
                <w:sz w:val="18"/>
                <w:szCs w:val="18"/>
                <w:lang w:val="en-GB"/>
              </w:rPr>
              <w:t>s</w:t>
            </w:r>
            <w:r w:rsidRPr="00204189">
              <w:rPr>
                <w:sz w:val="18"/>
                <w:szCs w:val="18"/>
                <w:lang w:val="en-GB"/>
              </w:rPr>
              <w:t xml:space="preserve"> Definitions </w:t>
            </w:r>
            <w:r>
              <w:rPr>
                <w:sz w:val="18"/>
                <w:szCs w:val="18"/>
                <w:lang w:val="en-GB"/>
              </w:rPr>
              <w:t xml:space="preserve">(the “Equity Definitions”) </w:t>
            </w:r>
          </w:p>
        </w:tc>
      </w:tr>
      <w:tr w:rsidR="00735ABF" w:rsidRPr="00204189" w:rsidTr="00645FFA">
        <w:trPr>
          <w:trHeight w:val="34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C917FB" w:rsidRDefault="00735ABF" w:rsidP="00645FFA">
            <w:pPr>
              <w:spacing w:before="60" w:after="60"/>
              <w:ind w:right="-249"/>
              <w:rPr>
                <w:b/>
                <w:color w:val="663300"/>
                <w:sz w:val="18"/>
                <w:szCs w:val="18"/>
                <w:u w:val="single"/>
                <w:lang w:val="en-GB"/>
              </w:rPr>
            </w:pPr>
            <w:r w:rsidRPr="00C917FB">
              <w:rPr>
                <w:b/>
                <w:color w:val="663300"/>
                <w:sz w:val="18"/>
                <w:szCs w:val="18"/>
                <w:u w:val="single"/>
                <w:lang w:val="en-GB"/>
              </w:rPr>
              <w:t>Calculation Agent:</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spacing w:before="60" w:after="60"/>
              <w:ind w:right="-249"/>
              <w:rPr>
                <w:sz w:val="18"/>
                <w:szCs w:val="18"/>
                <w:lang w:val="en-GB"/>
              </w:rPr>
            </w:pPr>
            <w:r w:rsidRPr="00204189">
              <w:rPr>
                <w:sz w:val="18"/>
                <w:szCs w:val="18"/>
                <w:lang w:val="en-GB"/>
              </w:rPr>
              <w:t>Natixis</w:t>
            </w:r>
          </w:p>
        </w:tc>
      </w:tr>
      <w:tr w:rsidR="00735ABF" w:rsidRPr="00204189" w:rsidTr="00645FFA">
        <w:trPr>
          <w:trHeight w:val="35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C917FB" w:rsidRDefault="00735ABF" w:rsidP="00645FFA">
            <w:pPr>
              <w:pStyle w:val="NormalArial"/>
              <w:rPr>
                <w:rFonts w:ascii="Verdana" w:eastAsia="Times New Roman" w:hAnsi="Verdana" w:cs="Times New Roman"/>
                <w:b/>
                <w:color w:val="663300"/>
                <w:u w:val="single"/>
                <w:lang w:val="en-GB"/>
              </w:rPr>
            </w:pPr>
            <w:r w:rsidRPr="00C917FB">
              <w:rPr>
                <w:rFonts w:ascii="Verdana" w:eastAsia="Times New Roman" w:hAnsi="Verdana" w:cs="Times New Roman"/>
                <w:b/>
                <w:color w:val="663300"/>
                <w:u w:val="single"/>
                <w:lang w:val="en-GB"/>
              </w:rPr>
              <w:t>RIC:</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rPr>
            </w:pPr>
            <w:r w:rsidRPr="00204189">
              <w:rPr>
                <w:rFonts w:ascii="Verdana" w:hAnsi="Verdana"/>
              </w:rPr>
              <w:t>[ …]</w:t>
            </w:r>
          </w:p>
        </w:tc>
      </w:tr>
      <w:tr w:rsidR="00735ABF" w:rsidRPr="00204189" w:rsidTr="00645FFA">
        <w:trPr>
          <w:trHeight w:val="35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C917FB" w:rsidRDefault="00735ABF" w:rsidP="00645FFA">
            <w:pPr>
              <w:pStyle w:val="NormalArial"/>
              <w:rPr>
                <w:rFonts w:ascii="Verdana" w:eastAsia="Times New Roman" w:hAnsi="Verdana" w:cs="Times New Roman"/>
                <w:b/>
                <w:color w:val="663300"/>
                <w:u w:val="single"/>
                <w:lang w:val="en-GB"/>
              </w:rPr>
            </w:pPr>
            <w:r w:rsidRPr="00C917FB">
              <w:rPr>
                <w:rFonts w:ascii="Verdana" w:eastAsia="Times New Roman" w:hAnsi="Verdana" w:cs="Times New Roman"/>
                <w:b/>
                <w:color w:val="663300"/>
                <w:u w:val="single"/>
                <w:lang w:val="en-GB"/>
              </w:rPr>
              <w:t>Governing Law:</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rPr>
            </w:pPr>
            <w:r w:rsidRPr="00204189">
              <w:rPr>
                <w:rFonts w:ascii="Verdana" w:hAnsi="Verdana"/>
              </w:rPr>
              <w:t>English Law</w:t>
            </w:r>
          </w:p>
        </w:tc>
      </w:tr>
      <w:tr w:rsidR="00735ABF" w:rsidRPr="00204189" w:rsidTr="00645FFA">
        <w:trPr>
          <w:trHeight w:val="310"/>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b/>
                <w:color w:val="663300"/>
                <w:u w:val="single"/>
              </w:rPr>
            </w:pPr>
            <w:r w:rsidRPr="00204189">
              <w:rPr>
                <w:rFonts w:ascii="Verdana" w:hAnsi="Verdana"/>
                <w:b/>
                <w:color w:val="663300"/>
                <w:u w:val="single"/>
              </w:rPr>
              <w:t>Index Adjustment Events:</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rPr>
            </w:pPr>
            <w:r w:rsidRPr="00204189">
              <w:rPr>
                <w:rFonts w:ascii="Verdana" w:hAnsi="Verdana"/>
              </w:rPr>
              <w:t>Calculation Agent Adjustment</w:t>
            </w:r>
          </w:p>
        </w:tc>
      </w:tr>
      <w:tr w:rsidR="00735ABF" w:rsidRPr="00204189" w:rsidTr="00645FFA">
        <w:trPr>
          <w:trHeight w:val="276"/>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b/>
                <w:color w:val="663300"/>
                <w:u w:val="single"/>
              </w:rPr>
            </w:pPr>
            <w:r w:rsidRPr="00204189">
              <w:rPr>
                <w:rFonts w:ascii="Verdana" w:hAnsi="Verdana"/>
                <w:b/>
                <w:color w:val="663300"/>
                <w:u w:val="single"/>
              </w:rPr>
              <w:t>Additional Disruption Events:</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rPr>
            </w:pPr>
          </w:p>
        </w:tc>
      </w:tr>
      <w:tr w:rsidR="00735ABF" w:rsidRPr="00C112F6"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270"/>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color w:val="663300"/>
              </w:rPr>
            </w:pPr>
            <w:r w:rsidRPr="00204189">
              <w:rPr>
                <w:rFonts w:ascii="Verdana" w:hAnsi="Verdana"/>
                <w:color w:val="663300"/>
              </w:rPr>
              <w:t>Change in Law:</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jc w:val="both"/>
              <w:rPr>
                <w:rFonts w:ascii="Verdana" w:hAnsi="Verdana"/>
                <w:lang w:val="en-GB"/>
              </w:rPr>
            </w:pPr>
            <w:r w:rsidRPr="00204189">
              <w:rPr>
                <w:rFonts w:ascii="Verdana" w:hAnsi="Verdana"/>
                <w:lang w:val="en-GB"/>
              </w:rPr>
              <w:t xml:space="preserve">Applicable, provided, however, that paragraph (X) of Section 12.9 (a)(ii) of the Equity Definitions is amended by the replacement of the word “Shares” with “Hedge Positions” </w:t>
            </w:r>
          </w:p>
        </w:tc>
      </w:tr>
      <w:tr w:rsidR="00735ABF" w:rsidRPr="00204189"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33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color w:val="663300"/>
              </w:rPr>
            </w:pPr>
            <w:r w:rsidRPr="00204189">
              <w:rPr>
                <w:rFonts w:ascii="Verdana" w:hAnsi="Verdana"/>
                <w:color w:val="663300"/>
              </w:rPr>
              <w:t>Determining Party:</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lang w:val="en-GB"/>
              </w:rPr>
            </w:pPr>
            <w:r w:rsidRPr="00204189">
              <w:rPr>
                <w:rFonts w:ascii="Verdana" w:hAnsi="Verdana"/>
                <w:lang w:val="en-GB"/>
              </w:rPr>
              <w:t>Natixis</w:t>
            </w:r>
          </w:p>
        </w:tc>
      </w:tr>
      <w:tr w:rsidR="00735ABF" w:rsidRPr="00204189"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234"/>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b/>
                <w:color w:val="663300"/>
                <w:u w:val="single"/>
              </w:rPr>
            </w:pPr>
            <w:r w:rsidRPr="00204189">
              <w:rPr>
                <w:rFonts w:ascii="Verdana" w:hAnsi="Verdana"/>
                <w:b/>
                <w:color w:val="663300"/>
                <w:u w:val="single"/>
              </w:rPr>
              <w:t>Representations:</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lang w:val="en-GB"/>
              </w:rPr>
            </w:pPr>
          </w:p>
        </w:tc>
      </w:tr>
      <w:tr w:rsidR="00735ABF" w:rsidRPr="00204189"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495"/>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color w:val="663300"/>
              </w:rPr>
            </w:pPr>
            <w:r w:rsidRPr="00204189">
              <w:rPr>
                <w:rFonts w:ascii="Verdana" w:hAnsi="Verdana"/>
                <w:color w:val="663300"/>
              </w:rPr>
              <w:t xml:space="preserve">Non reliance, Agreements and Acknowledgments Regarding Hedging Activities, Index Disclaimer, Additional Acknowledgments </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rPr>
                <w:rFonts w:ascii="Verdana" w:hAnsi="Verdana"/>
                <w:lang w:val="en-GB"/>
              </w:rPr>
            </w:pPr>
          </w:p>
          <w:p w:rsidR="00735ABF" w:rsidRPr="00204189" w:rsidRDefault="00735ABF" w:rsidP="00645FFA">
            <w:pPr>
              <w:pStyle w:val="NormalArial"/>
              <w:rPr>
                <w:rFonts w:ascii="Verdana" w:hAnsi="Verdana"/>
                <w:lang w:val="en-GB"/>
              </w:rPr>
            </w:pPr>
          </w:p>
          <w:p w:rsidR="00735ABF" w:rsidRPr="00204189" w:rsidRDefault="00735ABF" w:rsidP="00645FFA">
            <w:pPr>
              <w:pStyle w:val="NormalArial"/>
              <w:rPr>
                <w:rFonts w:ascii="Verdana" w:hAnsi="Verdana"/>
                <w:lang w:val="en-GB"/>
              </w:rPr>
            </w:pPr>
            <w:r w:rsidRPr="00204189">
              <w:rPr>
                <w:rFonts w:ascii="Verdana" w:hAnsi="Verdana"/>
                <w:lang w:val="en-GB"/>
              </w:rPr>
              <w:t>Applicable</w:t>
            </w:r>
          </w:p>
        </w:tc>
      </w:tr>
      <w:tr w:rsidR="00735ABF" w:rsidRPr="00C112F6"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270"/>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color w:val="663300"/>
              </w:rPr>
            </w:pPr>
          </w:p>
          <w:p w:rsidR="00735ABF" w:rsidRPr="00204189" w:rsidRDefault="00735ABF" w:rsidP="00645FFA">
            <w:pPr>
              <w:spacing w:before="60" w:after="60"/>
              <w:ind w:right="-249"/>
              <w:rPr>
                <w:color w:val="663300"/>
              </w:rPr>
            </w:pPr>
            <w:r w:rsidRPr="00C917FB">
              <w:rPr>
                <w:b/>
                <w:color w:val="663300"/>
                <w:sz w:val="18"/>
                <w:szCs w:val="18"/>
                <w:u w:val="single"/>
                <w:lang w:val="en-GB"/>
              </w:rPr>
              <w:t>Market Disruption Event:</w:t>
            </w:r>
          </w:p>
        </w:tc>
        <w:tc>
          <w:tcPr>
            <w:tcW w:w="7228" w:type="dxa"/>
            <w:tcBorders>
              <w:top w:val="single" w:sz="4" w:space="0" w:color="C0C0C0"/>
              <w:left w:val="single" w:sz="4" w:space="0" w:color="C0C0C0"/>
              <w:bottom w:val="single" w:sz="4" w:space="0" w:color="C0C0C0"/>
              <w:right w:val="single" w:sz="4" w:space="0" w:color="C0C0C0"/>
            </w:tcBorders>
            <w:shd w:val="clear" w:color="auto" w:fill="DDDDDD"/>
          </w:tcPr>
          <w:p w:rsidR="00735ABF" w:rsidRPr="00204189" w:rsidRDefault="00735ABF" w:rsidP="00645FFA">
            <w:pPr>
              <w:pStyle w:val="NormalArial"/>
              <w:jc w:val="both"/>
              <w:rPr>
                <w:rFonts w:ascii="Verdana" w:hAnsi="Verdana"/>
                <w:lang w:val="en-GB"/>
              </w:rPr>
            </w:pPr>
          </w:p>
          <w:p w:rsidR="00735ABF" w:rsidRPr="00204189" w:rsidRDefault="00735ABF" w:rsidP="00645FFA">
            <w:pPr>
              <w:pStyle w:val="NormalArial"/>
              <w:jc w:val="both"/>
              <w:rPr>
                <w:rFonts w:ascii="Verdana" w:hAnsi="Verdana"/>
                <w:lang w:val="en-GB"/>
              </w:rPr>
            </w:pPr>
            <w:r w:rsidRPr="00204189">
              <w:rPr>
                <w:rFonts w:ascii="Verdana" w:hAnsi="Verdana"/>
                <w:lang w:val="en-GB"/>
              </w:rPr>
              <w:t>For the purpose of this transaction, means either:</w:t>
            </w:r>
          </w:p>
          <w:p w:rsidR="00735ABF" w:rsidRPr="00204189" w:rsidRDefault="00735ABF" w:rsidP="00645FFA">
            <w:pPr>
              <w:pStyle w:val="NormalArial"/>
              <w:jc w:val="both"/>
              <w:rPr>
                <w:rFonts w:ascii="Verdana" w:hAnsi="Verdana"/>
                <w:lang w:val="en-GB"/>
              </w:rPr>
            </w:pPr>
            <w:r w:rsidRPr="00204189">
              <w:rPr>
                <w:rFonts w:ascii="Verdana" w:hAnsi="Verdana"/>
                <w:lang w:val="en-GB"/>
              </w:rPr>
              <w:t>(i)(a) the occurrence or existence, in respect of any Component Security, of:</w:t>
            </w:r>
          </w:p>
          <w:p w:rsidR="00735ABF" w:rsidRPr="00204189" w:rsidRDefault="00735ABF" w:rsidP="00645FFA">
            <w:pPr>
              <w:widowControl w:val="0"/>
              <w:tabs>
                <w:tab w:val="left" w:pos="2734"/>
              </w:tabs>
              <w:ind w:left="821" w:right="43" w:hanging="360"/>
              <w:jc w:val="both"/>
              <w:rPr>
                <w:rFonts w:cs="Arial"/>
                <w:sz w:val="18"/>
                <w:szCs w:val="18"/>
                <w:lang w:val="en-GB"/>
              </w:rPr>
            </w:pPr>
            <w:r w:rsidRPr="00204189">
              <w:rPr>
                <w:rFonts w:cs="Arial"/>
                <w:sz w:val="18"/>
                <w:szCs w:val="18"/>
                <w:lang w:val="en-GB"/>
              </w:rPr>
              <w:t>(1) a Trading Disruption in respect of such Component Security, which the Calculation Agent determines is material, at any time during the one hour period that ends at the relevant Valuation Time in respect of the Exchange on which such Component Security is principally traded;</w:t>
            </w:r>
          </w:p>
          <w:p w:rsidR="00735ABF" w:rsidRPr="00204189" w:rsidRDefault="00735ABF" w:rsidP="00645FFA">
            <w:pPr>
              <w:widowControl w:val="0"/>
              <w:ind w:left="821" w:right="43" w:hanging="360"/>
              <w:jc w:val="both"/>
              <w:rPr>
                <w:rFonts w:cs="Arial"/>
                <w:sz w:val="18"/>
                <w:szCs w:val="18"/>
                <w:lang w:val="en-GB"/>
              </w:rPr>
            </w:pPr>
            <w:r w:rsidRPr="00204189">
              <w:rPr>
                <w:rFonts w:cs="Arial"/>
                <w:sz w:val="18"/>
                <w:szCs w:val="18"/>
                <w:lang w:val="en-GB"/>
              </w:rPr>
              <w:t>(2) an Exchange Disruption in respect of such Component Security, which the Calculation Agent determines is material, at any time during the one hour period that ends at the relevant Valuation Time in respect of the Exchange on which such Component Security is principally traded; OR</w:t>
            </w:r>
          </w:p>
          <w:p w:rsidR="00735ABF" w:rsidRPr="00204189" w:rsidRDefault="00735ABF" w:rsidP="00645FFA">
            <w:pPr>
              <w:widowControl w:val="0"/>
              <w:tabs>
                <w:tab w:val="left" w:pos="2734"/>
              </w:tabs>
              <w:ind w:left="821" w:right="43" w:hanging="360"/>
              <w:jc w:val="both"/>
              <w:rPr>
                <w:rFonts w:cs="Arial"/>
                <w:sz w:val="18"/>
                <w:szCs w:val="18"/>
                <w:lang w:val="en-GB"/>
              </w:rPr>
            </w:pPr>
            <w:r w:rsidRPr="00204189">
              <w:rPr>
                <w:rFonts w:cs="Arial"/>
                <w:sz w:val="18"/>
                <w:szCs w:val="18"/>
                <w:lang w:val="en-GB"/>
              </w:rPr>
              <w:t>(3) an Early Closure in respect of such Component Security; AND</w:t>
            </w:r>
          </w:p>
          <w:p w:rsidR="00735ABF" w:rsidRPr="00204189" w:rsidRDefault="00735ABF" w:rsidP="00645FFA">
            <w:pPr>
              <w:pStyle w:val="NormalArial"/>
              <w:jc w:val="both"/>
              <w:rPr>
                <w:rFonts w:ascii="Verdana" w:hAnsi="Verdana"/>
                <w:lang w:val="en-GB"/>
              </w:rPr>
            </w:pPr>
            <w:r w:rsidRPr="00204189">
              <w:rPr>
                <w:rFonts w:ascii="Verdana" w:hAnsi="Verdana"/>
              </w:rPr>
              <w:t>(b) the aggregate of all Component Securities in respect of which a Trading Disruption, an Exchange Disruption or an Early Closure occurs or exists comprises 20 per cent. or more of the level of the Index; OR</w:t>
            </w:r>
            <w:r w:rsidRPr="00204189">
              <w:rPr>
                <w:rFonts w:ascii="Verdana" w:hAnsi="Verdana"/>
                <w:lang w:val="en-GB"/>
              </w:rPr>
              <w:t xml:space="preserve"> </w:t>
            </w:r>
          </w:p>
          <w:p w:rsidR="00735ABF" w:rsidRPr="00204189" w:rsidRDefault="00735ABF" w:rsidP="00645FFA">
            <w:pPr>
              <w:pStyle w:val="NormalArial"/>
              <w:jc w:val="both"/>
              <w:rPr>
                <w:rFonts w:ascii="Verdana" w:hAnsi="Verdana"/>
              </w:rPr>
            </w:pPr>
            <w:r w:rsidRPr="00204189">
              <w:rPr>
                <w:rFonts w:ascii="Verdana" w:hAnsi="Verdana"/>
              </w:rPr>
              <w:t>(ii)</w:t>
            </w:r>
            <w:r w:rsidRPr="00204189">
              <w:rPr>
                <w:rFonts w:ascii="Verdana" w:hAnsi="Verdana"/>
              </w:rPr>
              <w:tab/>
              <w:t xml:space="preserve">the occurrence or existence, in respect of futures or options </w:t>
            </w:r>
            <w:r w:rsidRPr="00204189">
              <w:rPr>
                <w:rFonts w:ascii="Verdana" w:hAnsi="Verdana"/>
              </w:rPr>
              <w:lastRenderedPageBreak/>
              <w:t>contracts relating to the Index, of: (a) a Trading Disruption Event; (b) an Exchange Disruption, which in either case the Calculation Agent determines is material, at any time during the one hour period that ends at the Valuation Time in respect of the Related Exchange; or (c) an Early Closure, in each case in respect of such futures or options contracts.</w:t>
            </w:r>
          </w:p>
          <w:p w:rsidR="00735ABF" w:rsidRPr="00204189" w:rsidRDefault="00735ABF" w:rsidP="00645FFA">
            <w:pPr>
              <w:pStyle w:val="NormalArial"/>
              <w:jc w:val="both"/>
              <w:rPr>
                <w:rFonts w:ascii="Verdana" w:hAnsi="Verdana"/>
              </w:rPr>
            </w:pPr>
          </w:p>
          <w:p w:rsidR="00735ABF" w:rsidRPr="00204189" w:rsidRDefault="00735ABF" w:rsidP="00645FFA">
            <w:pPr>
              <w:pStyle w:val="NormalArial"/>
              <w:jc w:val="both"/>
              <w:rPr>
                <w:rFonts w:ascii="Verdana" w:hAnsi="Verdana"/>
              </w:rPr>
            </w:pPr>
            <w:r w:rsidRPr="00204189">
              <w:rPr>
                <w:rFonts w:ascii="Verdana" w:hAnsi="Verdana"/>
              </w:rPr>
              <w:t>For the purposes of determining whether a Market Disruption Event exists in respect of a Component Security at any time, if a Market Disruption Event occurs in respect of such Component Security at that time, then the relevant percentage contribution of that Component Security to the level of the Index shall be based on a comparison of (x) the portion of the level of the Index attributable to that Component Security to (y) the overall level of the Index, in each case using the official opening weightings as published by the Index Sponsor as part of the market "opening data".</w:t>
            </w:r>
          </w:p>
          <w:p w:rsidR="00735ABF" w:rsidRPr="00204189" w:rsidRDefault="00735ABF" w:rsidP="00645FFA">
            <w:pPr>
              <w:pStyle w:val="NormalArial"/>
              <w:jc w:val="both"/>
              <w:rPr>
                <w:rFonts w:ascii="Verdana" w:hAnsi="Verdana"/>
                <w:lang w:val="en-GB"/>
              </w:rPr>
            </w:pPr>
          </w:p>
        </w:tc>
      </w:tr>
      <w:tr w:rsidR="00735ABF" w:rsidRPr="00C112F6"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495"/>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rPr>
                <w:rFonts w:ascii="Verdana" w:hAnsi="Verdana"/>
                <w:color w:val="663300"/>
              </w:rPr>
            </w:pPr>
            <w:r w:rsidRPr="00204189">
              <w:rPr>
                <w:rFonts w:ascii="Verdana" w:hAnsi="Verdana"/>
                <w:color w:val="663300"/>
              </w:rPr>
              <w:lastRenderedPageBreak/>
              <w:t>Trading Disruption:</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jc w:val="both"/>
              <w:rPr>
                <w:rFonts w:ascii="Verdana" w:hAnsi="Verdana"/>
              </w:rPr>
            </w:pPr>
            <w:r w:rsidRPr="00204189">
              <w:rPr>
                <w:rFonts w:ascii="Verdana" w:hAnsi="Verdana"/>
              </w:rPr>
              <w:t>For the purposes of this Transaction</w:t>
            </w:r>
            <w:smartTag w:uri="urn:schemas-microsoft-com:office:smarttags" w:element="PersonName">
              <w:r w:rsidRPr="00204189">
                <w:rPr>
                  <w:rFonts w:ascii="Verdana" w:hAnsi="Verdana"/>
                </w:rPr>
                <w:t>,</w:t>
              </w:r>
            </w:smartTag>
            <w:r w:rsidRPr="00204189">
              <w:rPr>
                <w:rFonts w:ascii="Verdana" w:hAnsi="Verdana"/>
              </w:rPr>
              <w:t xml:space="preserve"> means any suspension of or limitation imposed on trading by the relevant Exchange or Related Exchange or otherwise and whether by reason of movements in price exceeding limits permitted by the relevant Exchange or Related Exchange or otherwise: (i) relating to any Component Security on the Exchange in respect of such Component Security; or (ii) in futures or options contracts relating to the Index on the Related Exchange.</w:t>
            </w:r>
          </w:p>
          <w:p w:rsidR="00735ABF" w:rsidRPr="00204189" w:rsidRDefault="00735ABF" w:rsidP="00645FFA">
            <w:pPr>
              <w:pStyle w:val="NormalArial"/>
              <w:jc w:val="both"/>
              <w:rPr>
                <w:rFonts w:ascii="Verdana" w:hAnsi="Verdana"/>
                <w:lang w:val="en-GB"/>
              </w:rPr>
            </w:pPr>
          </w:p>
        </w:tc>
      </w:tr>
      <w:tr w:rsidR="00735ABF" w:rsidRPr="00C112F6"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495"/>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tabs>
                <w:tab w:val="right" w:pos="2904"/>
              </w:tabs>
              <w:rPr>
                <w:rFonts w:ascii="Verdana" w:hAnsi="Verdana"/>
                <w:color w:val="663300"/>
              </w:rPr>
            </w:pPr>
            <w:r w:rsidRPr="00204189">
              <w:rPr>
                <w:rFonts w:ascii="Verdana" w:hAnsi="Verdana"/>
                <w:color w:val="663300"/>
              </w:rPr>
              <w:t>Exchange Disruption:</w:t>
            </w:r>
            <w:r w:rsidRPr="00204189">
              <w:rPr>
                <w:rFonts w:ascii="Verdana" w:hAnsi="Verdana"/>
                <w:color w:val="663300"/>
              </w:rPr>
              <w:tab/>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jc w:val="both"/>
              <w:rPr>
                <w:rFonts w:ascii="Verdana" w:hAnsi="Verdana"/>
              </w:rPr>
            </w:pPr>
            <w:r w:rsidRPr="00204189">
              <w:rPr>
                <w:rFonts w:ascii="Verdana" w:hAnsi="Verdana"/>
              </w:rPr>
              <w:t>For the purposes of this Transaction</w:t>
            </w:r>
            <w:smartTag w:uri="urn:schemas-microsoft-com:office:smarttags" w:element="PersonName">
              <w:r w:rsidRPr="00204189">
                <w:rPr>
                  <w:rFonts w:ascii="Verdana" w:hAnsi="Verdana"/>
                </w:rPr>
                <w:t>,</w:t>
              </w:r>
            </w:smartTag>
            <w:r w:rsidRPr="00204189">
              <w:rPr>
                <w:rFonts w:ascii="Verdana" w:hAnsi="Verdana"/>
              </w:rPr>
              <w:t xml:space="preserve"> means any event (other than an Early Closure) that disrupts or impairs (as determined by the Calculation Agent) the ability of market participants in general to effect transactions in</w:t>
            </w:r>
            <w:smartTag w:uri="urn:schemas-microsoft-com:office:smarttags" w:element="PersonName">
              <w:r w:rsidRPr="00204189">
                <w:rPr>
                  <w:rFonts w:ascii="Verdana" w:hAnsi="Verdana"/>
                </w:rPr>
                <w:t>,</w:t>
              </w:r>
            </w:smartTag>
            <w:r w:rsidRPr="00204189">
              <w:rPr>
                <w:rFonts w:ascii="Verdana" w:hAnsi="Verdana"/>
              </w:rPr>
              <w:t xml:space="preserve"> or obtain market values for: (i) any Component Security on the Exchange in respect of such Component Security; or (ii) futures or options contracts relating to the Index on the Related Exchange.</w:t>
            </w:r>
          </w:p>
          <w:p w:rsidR="00735ABF" w:rsidRPr="00204189" w:rsidRDefault="00735ABF" w:rsidP="00645FFA">
            <w:pPr>
              <w:pStyle w:val="NormalArial"/>
              <w:jc w:val="both"/>
              <w:rPr>
                <w:rFonts w:ascii="Verdana" w:hAnsi="Verdana"/>
                <w:lang w:val="en-GB"/>
              </w:rPr>
            </w:pPr>
          </w:p>
        </w:tc>
      </w:tr>
      <w:tr w:rsidR="00735ABF" w:rsidRPr="00C112F6"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495"/>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tabs>
                <w:tab w:val="right" w:pos="2904"/>
              </w:tabs>
              <w:rPr>
                <w:rFonts w:ascii="Verdana" w:hAnsi="Verdana"/>
                <w:color w:val="663300"/>
              </w:rPr>
            </w:pPr>
            <w:r w:rsidRPr="00204189">
              <w:rPr>
                <w:rFonts w:ascii="Verdana" w:hAnsi="Verdana"/>
                <w:color w:val="663300"/>
              </w:rPr>
              <w:t>Early Closure:</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jc w:val="both"/>
              <w:rPr>
                <w:rFonts w:ascii="Verdana" w:hAnsi="Verdana"/>
              </w:rPr>
            </w:pPr>
            <w:r w:rsidRPr="00204189">
              <w:rPr>
                <w:rFonts w:ascii="Verdana" w:hAnsi="Verdana"/>
              </w:rPr>
              <w:t>For the purposes of this Transaction</w:t>
            </w:r>
            <w:smartTag w:uri="urn:schemas-microsoft-com:office:smarttags" w:element="PersonName">
              <w:r w:rsidRPr="00204189">
                <w:rPr>
                  <w:rFonts w:ascii="Verdana" w:hAnsi="Verdana"/>
                </w:rPr>
                <w:t>,</w:t>
              </w:r>
            </w:smartTag>
            <w:r w:rsidRPr="00204189">
              <w:rPr>
                <w:rFonts w:ascii="Verdana" w:hAnsi="Verdana"/>
              </w:rPr>
              <w:t xml:space="preserve"> means the closure on any Exchange Business Day of the Exchange in respect of any Component Security or the Related Exchange prior to its Scheduled Closing Time unless such earlier closing is announced by such Exchange or Related Exchange (as the case may be) at least one hour prior to the earlier of: (i) the actual closing time for the regular trading session on such Exchange or Related Exchange (as the case may be) on such Exchange Business Day; and (ii) the submission deadline for orders to be entered into the Exchange or Related Exchange system for execution at the relevant Valuation Time on such Exchange Business Day.</w:t>
            </w:r>
          </w:p>
          <w:p w:rsidR="00735ABF" w:rsidRPr="00204189" w:rsidRDefault="00735ABF" w:rsidP="00645FFA">
            <w:pPr>
              <w:pStyle w:val="NormalArial"/>
              <w:jc w:val="both"/>
              <w:rPr>
                <w:rFonts w:ascii="Verdana" w:hAnsi="Verdana"/>
              </w:rPr>
            </w:pPr>
          </w:p>
        </w:tc>
      </w:tr>
      <w:tr w:rsidR="00735ABF" w:rsidRPr="00C112F6" w:rsidTr="00645FFA">
        <w:tblPrEx>
          <w:tblBorders>
            <w:top w:val="single" w:sz="8" w:space="0" w:color="581D74"/>
            <w:left w:val="none" w:sz="0" w:space="0" w:color="auto"/>
            <w:bottom w:val="single" w:sz="8" w:space="0" w:color="581D74"/>
            <w:right w:val="none" w:sz="0" w:space="0" w:color="auto"/>
            <w:insideH w:val="single" w:sz="8" w:space="0" w:color="581D74"/>
            <w:insideV w:val="none" w:sz="0" w:space="0" w:color="auto"/>
          </w:tblBorders>
        </w:tblPrEx>
        <w:trPr>
          <w:trHeight w:val="495"/>
          <w:jc w:val="center"/>
        </w:trPr>
        <w:tc>
          <w:tcPr>
            <w:tcW w:w="3091" w:type="dxa"/>
            <w:tcBorders>
              <w:top w:val="single" w:sz="4" w:space="0" w:color="C0C0C0"/>
              <w:left w:val="single" w:sz="4" w:space="0" w:color="C0C0C0"/>
              <w:bottom w:val="single" w:sz="4" w:space="0" w:color="C0C0C0"/>
              <w:right w:val="single" w:sz="4" w:space="0" w:color="C0C0C0"/>
            </w:tcBorders>
          </w:tcPr>
          <w:p w:rsidR="00735ABF" w:rsidRPr="00204189" w:rsidRDefault="00735ABF" w:rsidP="00645FFA">
            <w:pPr>
              <w:pStyle w:val="NormalArial"/>
              <w:tabs>
                <w:tab w:val="right" w:pos="2904"/>
              </w:tabs>
              <w:rPr>
                <w:rFonts w:ascii="Verdana" w:hAnsi="Verdana"/>
                <w:color w:val="663300"/>
              </w:rPr>
            </w:pPr>
            <w:r w:rsidRPr="00204189">
              <w:rPr>
                <w:rFonts w:ascii="Verdana" w:hAnsi="Verdana"/>
                <w:color w:val="663300"/>
              </w:rPr>
              <w:t>Disrupted Day:</w:t>
            </w:r>
          </w:p>
        </w:tc>
        <w:tc>
          <w:tcPr>
            <w:tcW w:w="7228" w:type="dxa"/>
            <w:tcBorders>
              <w:top w:val="single" w:sz="4" w:space="0" w:color="C0C0C0"/>
              <w:left w:val="single" w:sz="4" w:space="0" w:color="C0C0C0"/>
              <w:bottom w:val="single" w:sz="4" w:space="0" w:color="C0C0C0"/>
              <w:right w:val="single" w:sz="4" w:space="0" w:color="C0C0C0"/>
            </w:tcBorders>
            <w:shd w:val="clear" w:color="auto" w:fill="D9D9D9"/>
          </w:tcPr>
          <w:p w:rsidR="00735ABF" w:rsidRPr="00204189" w:rsidRDefault="00735ABF" w:rsidP="00645FFA">
            <w:pPr>
              <w:pStyle w:val="NormalArial"/>
              <w:jc w:val="both"/>
              <w:rPr>
                <w:rFonts w:ascii="Verdana" w:hAnsi="Verdana"/>
              </w:rPr>
            </w:pPr>
            <w:r w:rsidRPr="00204189">
              <w:rPr>
                <w:rFonts w:ascii="Verdana" w:hAnsi="Verdana"/>
              </w:rPr>
              <w:t>For the purposes of this Transaction</w:t>
            </w:r>
            <w:smartTag w:uri="urn:schemas-microsoft-com:office:smarttags" w:element="PersonName">
              <w:r w:rsidRPr="00204189">
                <w:rPr>
                  <w:rFonts w:ascii="Verdana" w:hAnsi="Verdana"/>
                </w:rPr>
                <w:t>,</w:t>
              </w:r>
            </w:smartTag>
            <w:r w:rsidRPr="00204189">
              <w:rPr>
                <w:rFonts w:ascii="Verdana" w:hAnsi="Verdana"/>
              </w:rPr>
              <w:t xml:space="preserve"> means any Scheduled Trading Day on which: (i) the Index Sponsor fails to publish the level of the Index; (ii) the Related Exchange fails to open for trading during its regular trading session; or (iii) a Market Disruption Event has occurred.  The Calculation Agent shall as soon as reasonably practicable under the circumstances notify the parties or other party</w:t>
            </w:r>
            <w:smartTag w:uri="urn:schemas-microsoft-com:office:smarttags" w:element="PersonName">
              <w:r w:rsidRPr="00204189">
                <w:rPr>
                  <w:rFonts w:ascii="Verdana" w:hAnsi="Verdana"/>
                </w:rPr>
                <w:t>,</w:t>
              </w:r>
            </w:smartTag>
            <w:r w:rsidRPr="00204189">
              <w:rPr>
                <w:rFonts w:ascii="Verdana" w:hAnsi="Verdana"/>
              </w:rPr>
              <w:t xml:space="preserve"> as the case may be</w:t>
            </w:r>
            <w:smartTag w:uri="urn:schemas-microsoft-com:office:smarttags" w:element="PersonName">
              <w:r w:rsidRPr="00204189">
                <w:rPr>
                  <w:rFonts w:ascii="Verdana" w:hAnsi="Verdana"/>
                </w:rPr>
                <w:t>,</w:t>
              </w:r>
            </w:smartTag>
            <w:r w:rsidRPr="00204189">
              <w:rPr>
                <w:rFonts w:ascii="Verdana" w:hAnsi="Verdana"/>
              </w:rPr>
              <w:t xml:space="preserve"> of the occurrence of a Disrupted Day on any day that</w:t>
            </w:r>
            <w:smartTag w:uri="urn:schemas-microsoft-com:office:smarttags" w:element="PersonName">
              <w:r w:rsidRPr="00204189">
                <w:rPr>
                  <w:rFonts w:ascii="Verdana" w:hAnsi="Verdana"/>
                </w:rPr>
                <w:t>,</w:t>
              </w:r>
            </w:smartTag>
            <w:r w:rsidRPr="00204189">
              <w:rPr>
                <w:rFonts w:ascii="Verdana" w:hAnsi="Verdana"/>
              </w:rPr>
              <w:t xml:space="preserve"> but for the occurrence of a Disrupted Day</w:t>
            </w:r>
            <w:smartTag w:uri="urn:schemas-microsoft-com:office:smarttags" w:element="PersonName">
              <w:r w:rsidRPr="00204189">
                <w:rPr>
                  <w:rFonts w:ascii="Verdana" w:hAnsi="Verdana"/>
                </w:rPr>
                <w:t>,</w:t>
              </w:r>
            </w:smartTag>
            <w:r w:rsidRPr="00204189">
              <w:rPr>
                <w:rFonts w:ascii="Verdana" w:hAnsi="Verdana"/>
              </w:rPr>
              <w:t xml:space="preserve"> would have been an Averaging Date</w:t>
            </w:r>
            <w:smartTag w:uri="urn:schemas-microsoft-com:office:smarttags" w:element="PersonName">
              <w:r w:rsidRPr="00204189">
                <w:rPr>
                  <w:rFonts w:ascii="Verdana" w:hAnsi="Verdana"/>
                </w:rPr>
                <w:t>,</w:t>
              </w:r>
            </w:smartTag>
            <w:r w:rsidRPr="00204189">
              <w:rPr>
                <w:rFonts w:ascii="Verdana" w:hAnsi="Verdana"/>
              </w:rPr>
              <w:t xml:space="preserve"> a Valuation Date</w:t>
            </w:r>
            <w:smartTag w:uri="urn:schemas-microsoft-com:office:smarttags" w:element="PersonName">
              <w:r w:rsidRPr="00204189">
                <w:rPr>
                  <w:rFonts w:ascii="Verdana" w:hAnsi="Verdana"/>
                </w:rPr>
                <w:t>,</w:t>
              </w:r>
            </w:smartTag>
            <w:r w:rsidRPr="00204189">
              <w:rPr>
                <w:rFonts w:ascii="Verdana" w:hAnsi="Verdana"/>
              </w:rPr>
              <w:t xml:space="preserve"> a Potential Exercise Date</w:t>
            </w:r>
            <w:smartTag w:uri="urn:schemas-microsoft-com:office:smarttags" w:element="PersonName">
              <w:r w:rsidRPr="00204189">
                <w:rPr>
                  <w:rFonts w:ascii="Verdana" w:hAnsi="Verdana"/>
                </w:rPr>
                <w:t>,</w:t>
              </w:r>
            </w:smartTag>
            <w:r w:rsidRPr="00204189">
              <w:rPr>
                <w:rFonts w:ascii="Verdana" w:hAnsi="Verdana"/>
              </w:rPr>
              <w:t xml:space="preserve"> a Knock-in Determination Day</w:t>
            </w:r>
            <w:smartTag w:uri="urn:schemas-microsoft-com:office:smarttags" w:element="PersonName">
              <w:r w:rsidRPr="00204189">
                <w:rPr>
                  <w:rFonts w:ascii="Verdana" w:hAnsi="Verdana"/>
                </w:rPr>
                <w:t>,</w:t>
              </w:r>
            </w:smartTag>
            <w:r w:rsidRPr="00204189">
              <w:rPr>
                <w:rFonts w:ascii="Verdana" w:hAnsi="Verdana"/>
              </w:rPr>
              <w:t xml:space="preserve"> a Knock-out Determination Day or an Expiration Date.  Without limiting the obligation of the Calculation Agent to notify the parties as set forth in the preceding sentence</w:t>
            </w:r>
            <w:smartTag w:uri="urn:schemas-microsoft-com:office:smarttags" w:element="PersonName">
              <w:r w:rsidRPr="00204189">
                <w:rPr>
                  <w:rFonts w:ascii="Verdana" w:hAnsi="Verdana"/>
                </w:rPr>
                <w:t>,</w:t>
              </w:r>
            </w:smartTag>
            <w:r w:rsidRPr="00204189">
              <w:rPr>
                <w:rFonts w:ascii="Verdana" w:hAnsi="Verdana"/>
              </w:rPr>
              <w:t xml:space="preserve"> failure by the Calculation Agent to notify the parties of the occurrence of a Disrupted Day shall not affect the validity of the occurrence and effect of such Disrupted Day on this Transaction.</w:t>
            </w:r>
          </w:p>
          <w:p w:rsidR="00735ABF" w:rsidRPr="00204189" w:rsidRDefault="00735ABF" w:rsidP="00645FFA">
            <w:pPr>
              <w:pStyle w:val="NormalArial"/>
              <w:jc w:val="both"/>
              <w:rPr>
                <w:rFonts w:ascii="Verdana" w:hAnsi="Verdana"/>
              </w:rPr>
            </w:pPr>
          </w:p>
        </w:tc>
      </w:tr>
    </w:tbl>
    <w:p w:rsidR="00735ABF" w:rsidRPr="00204189" w:rsidRDefault="00735ABF" w:rsidP="00645FFA">
      <w:pPr>
        <w:tabs>
          <w:tab w:val="left" w:pos="1169"/>
        </w:tabs>
        <w:rPr>
          <w:sz w:val="18"/>
          <w:szCs w:val="18"/>
          <w:lang w:val="en-GB"/>
        </w:rPr>
      </w:pPr>
      <w:r>
        <w:rPr>
          <w:sz w:val="18"/>
          <w:szCs w:val="18"/>
          <w:lang w:val="en-GB"/>
        </w:rPr>
        <w:tab/>
      </w:r>
    </w:p>
    <w:tbl>
      <w:tblPr>
        <w:tblStyle w:val="TableGrid"/>
        <w:tblW w:w="10157" w:type="dxa"/>
        <w:tblInd w:w="-43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130"/>
        <w:gridCol w:w="7027"/>
      </w:tblGrid>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u w:val="single"/>
              </w:rPr>
            </w:pPr>
            <w:r w:rsidRPr="00204189">
              <w:rPr>
                <w:rFonts w:ascii="Verdana" w:hAnsi="Verdana"/>
                <w:color w:val="663300"/>
                <w:u w:val="single"/>
              </w:rPr>
              <w:t>Contacts</w:t>
            </w:r>
          </w:p>
        </w:tc>
        <w:tc>
          <w:tcPr>
            <w:tcW w:w="7027" w:type="dxa"/>
            <w:shd w:val="clear" w:color="auto" w:fill="D9D9D9"/>
          </w:tcPr>
          <w:p w:rsidR="00735ABF" w:rsidRPr="00204189" w:rsidRDefault="00735ABF" w:rsidP="00645FFA">
            <w:pPr>
              <w:pStyle w:val="NormalArial"/>
              <w:rPr>
                <w:rFonts w:ascii="Verdana" w:hAnsi="Verdana"/>
                <w:color w:val="333399"/>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i/>
                <w:color w:val="663300"/>
              </w:rPr>
            </w:pPr>
            <w:r w:rsidRPr="00204189">
              <w:rPr>
                <w:rFonts w:ascii="Verdana" w:hAnsi="Verdana"/>
                <w:i/>
                <w:color w:val="663300"/>
              </w:rPr>
              <w:lastRenderedPageBreak/>
              <w:t>NATIXIS Back Office</w:t>
            </w:r>
          </w:p>
        </w:tc>
        <w:tc>
          <w:tcPr>
            <w:tcW w:w="7027" w:type="dxa"/>
            <w:shd w:val="clear" w:color="auto" w:fill="D9D9D9"/>
          </w:tcPr>
          <w:p w:rsidR="00735ABF" w:rsidRPr="00204189" w:rsidRDefault="00735ABF" w:rsidP="00645FFA">
            <w:pPr>
              <w:pStyle w:val="NormalArial"/>
              <w:rPr>
                <w:rFonts w:ascii="Verdana" w:hAnsi="Verdana"/>
                <w:color w:val="333399"/>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Name :</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18"/>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Tel :</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Email :</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i/>
                <w:color w:val="663300"/>
              </w:rPr>
            </w:pPr>
            <w:r w:rsidRPr="00204189">
              <w:rPr>
                <w:rFonts w:ascii="Verdana" w:hAnsi="Verdana"/>
                <w:i/>
                <w:color w:val="663300"/>
              </w:rPr>
              <w:t>NATIXIS Front Office</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94"/>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Name :</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3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Email / Tel :</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i/>
                <w:color w:val="663300"/>
              </w:rPr>
            </w:pPr>
            <w:r w:rsidRPr="00204189">
              <w:rPr>
                <w:rFonts w:ascii="Verdana" w:hAnsi="Verdana"/>
                <w:i/>
                <w:color w:val="663300"/>
              </w:rPr>
              <w:t>Client Front Office</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Name:</w:t>
            </w:r>
          </w:p>
        </w:tc>
        <w:tc>
          <w:tcPr>
            <w:tcW w:w="7027" w:type="dxa"/>
            <w:shd w:val="clear" w:color="auto" w:fill="D9D9D9"/>
          </w:tcPr>
          <w:p w:rsidR="00735ABF" w:rsidRPr="00204189" w:rsidRDefault="00735ABF" w:rsidP="00645FFA">
            <w:pPr>
              <w:pStyle w:val="NormalArial"/>
              <w:rPr>
                <w:rFonts w:ascii="Verdana" w:hAnsi="Verdana"/>
              </w:rPr>
            </w:pPr>
            <w:r w:rsidRPr="00204189">
              <w:rPr>
                <w:rFonts w:ascii="Verdana" w:hAnsi="Verdana"/>
                <w:lang w:val="en-GB"/>
              </w:rPr>
              <w:t>[ …]</w:t>
            </w: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Email /  Tel:</w:t>
            </w:r>
          </w:p>
        </w:tc>
        <w:tc>
          <w:tcPr>
            <w:tcW w:w="7027" w:type="dxa"/>
            <w:shd w:val="clear" w:color="auto" w:fill="D9D9D9"/>
          </w:tcPr>
          <w:p w:rsidR="00735ABF" w:rsidRPr="00204189" w:rsidRDefault="00735ABF" w:rsidP="00645FFA">
            <w:pPr>
              <w:pStyle w:val="NormalArial"/>
              <w:rPr>
                <w:rFonts w:ascii="Verdana" w:hAnsi="Verdana"/>
              </w:rPr>
            </w:pPr>
            <w:r w:rsidRPr="00204189">
              <w:rPr>
                <w:rFonts w:ascii="Verdana" w:hAnsi="Verdana"/>
                <w:lang w:val="en-GB"/>
              </w:rPr>
              <w:t>[ …]</w:t>
            </w: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i/>
                <w:color w:val="663300"/>
              </w:rPr>
            </w:pPr>
            <w:r w:rsidRPr="00204189">
              <w:rPr>
                <w:rFonts w:ascii="Verdana" w:hAnsi="Verdana"/>
                <w:i/>
                <w:color w:val="663300"/>
              </w:rPr>
              <w:t>Client Back Office</w:t>
            </w:r>
          </w:p>
        </w:tc>
        <w:tc>
          <w:tcPr>
            <w:tcW w:w="7027" w:type="dxa"/>
            <w:shd w:val="clear" w:color="auto" w:fill="D9D9D9"/>
          </w:tcPr>
          <w:p w:rsidR="00735ABF" w:rsidRPr="00204189" w:rsidRDefault="00735ABF" w:rsidP="00645FFA">
            <w:pPr>
              <w:pStyle w:val="NormalArial"/>
              <w:rPr>
                <w:rFonts w:ascii="Verdana" w:hAnsi="Verdana"/>
              </w:rPr>
            </w:pP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SSI:</w:t>
            </w:r>
          </w:p>
        </w:tc>
        <w:tc>
          <w:tcPr>
            <w:tcW w:w="7027" w:type="dxa"/>
            <w:shd w:val="clear" w:color="auto" w:fill="D9D9D9"/>
          </w:tcPr>
          <w:p w:rsidR="00735ABF" w:rsidRPr="00204189" w:rsidRDefault="00735ABF" w:rsidP="00645FFA">
            <w:pPr>
              <w:pStyle w:val="NormalArial"/>
              <w:rPr>
                <w:rFonts w:ascii="Verdana" w:hAnsi="Verdana"/>
              </w:rPr>
            </w:pPr>
            <w:r w:rsidRPr="00204189">
              <w:rPr>
                <w:rFonts w:ascii="Verdana" w:hAnsi="Verdana"/>
                <w:lang w:val="en-GB"/>
              </w:rPr>
              <w:t>[ …]</w:t>
            </w: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Name:</w:t>
            </w:r>
          </w:p>
        </w:tc>
        <w:tc>
          <w:tcPr>
            <w:tcW w:w="7027" w:type="dxa"/>
            <w:shd w:val="clear" w:color="auto" w:fill="D9D9D9"/>
          </w:tcPr>
          <w:p w:rsidR="00735ABF" w:rsidRPr="00204189" w:rsidRDefault="00735ABF" w:rsidP="00645FFA">
            <w:pPr>
              <w:pStyle w:val="NormalArial"/>
              <w:rPr>
                <w:rFonts w:ascii="Verdana" w:hAnsi="Verdana"/>
              </w:rPr>
            </w:pPr>
            <w:r w:rsidRPr="00204189">
              <w:rPr>
                <w:rFonts w:ascii="Verdana" w:hAnsi="Verdana"/>
                <w:lang w:val="en-GB"/>
              </w:rPr>
              <w:t>[ …]</w:t>
            </w:r>
          </w:p>
        </w:tc>
      </w:tr>
      <w:tr w:rsidR="00735ABF" w:rsidRPr="00204189" w:rsidTr="00645FFA">
        <w:trPr>
          <w:trHeight w:val="255"/>
        </w:trPr>
        <w:tc>
          <w:tcPr>
            <w:tcW w:w="3130" w:type="dxa"/>
            <w:noWrap/>
          </w:tcPr>
          <w:p w:rsidR="00735ABF" w:rsidRPr="00204189" w:rsidRDefault="00735ABF" w:rsidP="00645FFA">
            <w:pPr>
              <w:pStyle w:val="NormalArial"/>
              <w:rPr>
                <w:rFonts w:ascii="Verdana" w:hAnsi="Verdana"/>
                <w:color w:val="663300"/>
              </w:rPr>
            </w:pPr>
            <w:r w:rsidRPr="00204189">
              <w:rPr>
                <w:rFonts w:ascii="Verdana" w:hAnsi="Verdana"/>
                <w:color w:val="663300"/>
              </w:rPr>
              <w:t>Email / Tel:</w:t>
            </w:r>
          </w:p>
        </w:tc>
        <w:tc>
          <w:tcPr>
            <w:tcW w:w="7027" w:type="dxa"/>
            <w:shd w:val="clear" w:color="auto" w:fill="D9D9D9"/>
          </w:tcPr>
          <w:p w:rsidR="00735ABF" w:rsidRPr="00204189" w:rsidRDefault="00735ABF" w:rsidP="00645FFA">
            <w:pPr>
              <w:pStyle w:val="NormalArial"/>
              <w:rPr>
                <w:rFonts w:ascii="Verdana" w:hAnsi="Verdana"/>
              </w:rPr>
            </w:pPr>
            <w:r w:rsidRPr="00204189">
              <w:rPr>
                <w:rFonts w:ascii="Verdana" w:hAnsi="Verdana"/>
                <w:lang w:val="en-GB"/>
              </w:rPr>
              <w:t>[ …]/[ …]</w:t>
            </w:r>
          </w:p>
        </w:tc>
      </w:tr>
    </w:tbl>
    <w:p w:rsidR="00735ABF" w:rsidRPr="00204189" w:rsidRDefault="00735ABF" w:rsidP="00645FFA">
      <w:pPr>
        <w:ind w:right="-475"/>
        <w:jc w:val="both"/>
        <w:rPr>
          <w:rFonts w:cs="Arial"/>
          <w:sz w:val="18"/>
          <w:szCs w:val="18"/>
        </w:rPr>
      </w:pPr>
    </w:p>
    <w:p w:rsidR="00735ABF" w:rsidRPr="00B37829" w:rsidRDefault="00735ABF" w:rsidP="00645FFA">
      <w:pPr>
        <w:jc w:val="both"/>
        <w:rPr>
          <w:sz w:val="16"/>
          <w:szCs w:val="16"/>
          <w:lang w:val="en-US"/>
        </w:rPr>
      </w:pPr>
      <w:r w:rsidRPr="0081617B">
        <w:rPr>
          <w:sz w:val="16"/>
          <w:szCs w:val="16"/>
          <w:lang w:val="en-US"/>
        </w:rPr>
        <w:t xml:space="preserve">This term sheet is a highly confidential document, the property of Natixis and should not be transmitted to any person other than its original addressee(s) without the prior written consent of Natixis. </w:t>
      </w:r>
    </w:p>
    <w:p w:rsidR="00735ABF" w:rsidRPr="004304FC" w:rsidRDefault="00735ABF" w:rsidP="00645FFA">
      <w:pPr>
        <w:jc w:val="both"/>
        <w:rPr>
          <w:sz w:val="16"/>
          <w:szCs w:val="16"/>
          <w:lang w:val="en-US"/>
        </w:rPr>
      </w:pPr>
      <w:r w:rsidRPr="004304FC">
        <w:rPr>
          <w:sz w:val="16"/>
          <w:szCs w:val="16"/>
          <w:lang w:val="en-US"/>
        </w:rPr>
        <w:t xml:space="preserve">The distribution, possession or delivery of this document in, to or from certain jurisdictions may be restricted or prohibited by law. Recipients of this document are therefore required to ensure that they are aware of, and comply with, such restrictions or prohibitions. Neither Natixis, nor any of its affiliates, directors, employees, agents or advisers nor any other person accepts any liability to anyone in relation to the distribution, possession or delivery of this document in, to or from any jurisdiction. </w:t>
      </w:r>
    </w:p>
    <w:p w:rsidR="00735ABF" w:rsidRPr="004304FC" w:rsidRDefault="00735ABF" w:rsidP="00645FFA">
      <w:pPr>
        <w:jc w:val="both"/>
        <w:rPr>
          <w:sz w:val="16"/>
          <w:szCs w:val="16"/>
          <w:lang w:val="en-US"/>
        </w:rPr>
      </w:pPr>
      <w:r w:rsidRPr="004304FC">
        <w:rPr>
          <w:sz w:val="16"/>
          <w:szCs w:val="16"/>
          <w:lang w:val="en-US"/>
        </w:rPr>
        <w:t xml:space="preserve">This document is communicated to the recipient for information purposes only and does not constitute a personalised recommendation. The products or services described herein do not take into account any specific investment objective, financial situation or particular need of any particular recipient. Any undertaking is subject to a formal approval by Natixis in accordance with its current internal procedures. </w:t>
      </w:r>
    </w:p>
    <w:p w:rsidR="00735ABF" w:rsidRPr="004304FC" w:rsidRDefault="00735ABF" w:rsidP="00645FFA">
      <w:pPr>
        <w:jc w:val="both"/>
        <w:rPr>
          <w:sz w:val="16"/>
          <w:szCs w:val="16"/>
          <w:lang w:val="en-US"/>
        </w:rPr>
      </w:pPr>
      <w:r w:rsidRPr="004304FC">
        <w:rPr>
          <w:sz w:val="16"/>
          <w:szCs w:val="16"/>
          <w:lang w:val="en-US"/>
        </w:rPr>
        <w:t>The information contained in this document does not take into account specific tax rules or accounting methods applicable to counterparties, clients or potential clients of Natixis.</w:t>
      </w:r>
    </w:p>
    <w:p w:rsidR="00735ABF" w:rsidRPr="004304FC" w:rsidRDefault="00735ABF" w:rsidP="00645FFA">
      <w:pPr>
        <w:jc w:val="both"/>
        <w:rPr>
          <w:sz w:val="16"/>
          <w:szCs w:val="16"/>
          <w:lang w:val="en-US"/>
        </w:rPr>
      </w:pPr>
      <w:r w:rsidRPr="004304FC">
        <w:rPr>
          <w:sz w:val="16"/>
          <w:szCs w:val="16"/>
          <w:lang w:val="en-US"/>
        </w:rPr>
        <w:t>Natixis shall not be liable for any financial loss or any decision taken on the basis of the information contained in this document and Natixis does not hold itself out as providing any advice, particularly in relation to investment services.  In any event, you should request for any internal and/or external advice that you consider necessary or desirable to obtain, including from any financial, legal, tax or accounting advisor, or any other specialist advice, in order to verify in particular that the investment(s) described in this document meets your investments objectives and constraints, and to obtain an independent valuation of such investment(s), its risks factors and rewards.</w:t>
      </w:r>
    </w:p>
    <w:p w:rsidR="00735ABF" w:rsidRPr="004304FC" w:rsidRDefault="00735ABF" w:rsidP="00645FFA">
      <w:pPr>
        <w:autoSpaceDE w:val="0"/>
        <w:autoSpaceDN w:val="0"/>
        <w:jc w:val="both"/>
        <w:rPr>
          <w:sz w:val="16"/>
          <w:szCs w:val="16"/>
          <w:lang w:val="en-US"/>
        </w:rPr>
      </w:pPr>
      <w:r w:rsidRPr="004304FC">
        <w:rPr>
          <w:sz w:val="16"/>
          <w:szCs w:val="16"/>
          <w:lang w:val="en-US"/>
        </w:rPr>
        <w:t>Natixis is authorised in France by the Autorit</w:t>
      </w:r>
      <w:r>
        <w:rPr>
          <w:sz w:val="16"/>
          <w:szCs w:val="16"/>
          <w:lang w:val="en-US"/>
        </w:rPr>
        <w:t>é</w:t>
      </w:r>
      <w:r w:rsidRPr="004304FC">
        <w:rPr>
          <w:sz w:val="16"/>
          <w:szCs w:val="16"/>
          <w:lang w:val="en-US"/>
        </w:rPr>
        <w:t xml:space="preserve"> de contr</w:t>
      </w:r>
      <w:r>
        <w:rPr>
          <w:sz w:val="16"/>
          <w:szCs w:val="16"/>
          <w:lang w:val="en-US"/>
        </w:rPr>
        <w:t>ô</w:t>
      </w:r>
      <w:r w:rsidRPr="004304FC">
        <w:rPr>
          <w:sz w:val="16"/>
          <w:szCs w:val="16"/>
          <w:lang w:val="en-US"/>
        </w:rPr>
        <w:t>le prudentiel et de résolution (</w:t>
      </w:r>
      <w:r>
        <w:rPr>
          <w:sz w:val="16"/>
          <w:szCs w:val="16"/>
          <w:lang w:val="en-US"/>
        </w:rPr>
        <w:t>“</w:t>
      </w:r>
      <w:r w:rsidRPr="004304FC">
        <w:rPr>
          <w:sz w:val="16"/>
          <w:szCs w:val="16"/>
          <w:lang w:val="en-US"/>
        </w:rPr>
        <w:t>ACPR</w:t>
      </w:r>
      <w:r>
        <w:rPr>
          <w:sz w:val="16"/>
          <w:szCs w:val="16"/>
          <w:lang w:val="en-US"/>
        </w:rPr>
        <w:t>”</w:t>
      </w:r>
      <w:r w:rsidRPr="004304FC">
        <w:rPr>
          <w:sz w:val="16"/>
          <w:szCs w:val="16"/>
          <w:lang w:val="en-US"/>
        </w:rPr>
        <w:t xml:space="preserve">)  as a Bank – Investment Services Provider and subject to its supervision. Natixis is regulated by the </w:t>
      </w:r>
      <w:r>
        <w:rPr>
          <w:sz w:val="16"/>
          <w:szCs w:val="16"/>
          <w:lang w:val="en-US"/>
        </w:rPr>
        <w:t>Autorité des marchés financiers (“AMF”)</w:t>
      </w:r>
      <w:r w:rsidRPr="004304FC">
        <w:rPr>
          <w:sz w:val="16"/>
          <w:szCs w:val="16"/>
          <w:lang w:val="en-US"/>
        </w:rPr>
        <w:t xml:space="preserve"> in respect of its investment services activities.</w:t>
      </w:r>
    </w:p>
    <w:p w:rsidR="00735ABF" w:rsidRPr="004304FC" w:rsidRDefault="00735ABF" w:rsidP="00645FFA">
      <w:pPr>
        <w:autoSpaceDE w:val="0"/>
        <w:autoSpaceDN w:val="0"/>
        <w:jc w:val="both"/>
        <w:rPr>
          <w:sz w:val="16"/>
          <w:szCs w:val="16"/>
          <w:lang w:val="en-GB"/>
        </w:rPr>
      </w:pPr>
      <w:r w:rsidRPr="004304FC">
        <w:rPr>
          <w:sz w:val="16"/>
          <w:szCs w:val="16"/>
          <w:lang w:val="en-GB"/>
        </w:rPr>
        <w:t>In the UK</w:t>
      </w:r>
      <w:r>
        <w:rPr>
          <w:sz w:val="16"/>
          <w:szCs w:val="16"/>
          <w:lang w:val="en-GB"/>
        </w:rPr>
        <w:t>,</w:t>
      </w:r>
      <w:r w:rsidRPr="004304FC">
        <w:rPr>
          <w:sz w:val="16"/>
          <w:szCs w:val="16"/>
          <w:lang w:val="en-GB"/>
        </w:rPr>
        <w:t xml:space="preserve"> Natixis is authorised by the </w:t>
      </w:r>
      <w:r w:rsidRPr="004304FC">
        <w:rPr>
          <w:sz w:val="16"/>
          <w:szCs w:val="16"/>
          <w:lang w:val="en-US"/>
        </w:rPr>
        <w:t xml:space="preserve">ACPR </w:t>
      </w:r>
      <w:r w:rsidRPr="004304FC">
        <w:rPr>
          <w:sz w:val="16"/>
          <w:szCs w:val="16"/>
          <w:lang w:val="en-GB"/>
        </w:rPr>
        <w:t>and subject to limited regulation by the Financial Conduct Authority and Prudential Regulation Authority.  Details about the extent of our regulation by the Financial Conduct Authority and Prudential Regulation Authority are available from us on request.</w:t>
      </w:r>
    </w:p>
    <w:p w:rsidR="00735ABF" w:rsidRPr="004304FC" w:rsidRDefault="00735ABF" w:rsidP="00645FFA">
      <w:pPr>
        <w:jc w:val="both"/>
        <w:rPr>
          <w:sz w:val="16"/>
          <w:szCs w:val="16"/>
          <w:lang w:val="en-US"/>
        </w:rPr>
      </w:pPr>
      <w:r w:rsidRPr="004304FC">
        <w:rPr>
          <w:sz w:val="16"/>
          <w:szCs w:val="16"/>
          <w:lang w:val="en-US"/>
        </w:rPr>
        <w:t>Natixis is authorised by the ACPR and regulated by the BaFin (Bundesanstalt für Finanzdienstleistungsaufsicht) for the conduct of its business under the right of establishment in Germany.</w:t>
      </w:r>
    </w:p>
    <w:p w:rsidR="00735ABF" w:rsidRPr="004304FC" w:rsidRDefault="00735ABF" w:rsidP="00645FFA">
      <w:pPr>
        <w:jc w:val="both"/>
        <w:rPr>
          <w:sz w:val="16"/>
          <w:szCs w:val="16"/>
          <w:lang w:val="en-US"/>
        </w:rPr>
      </w:pPr>
      <w:r w:rsidRPr="004304FC">
        <w:rPr>
          <w:sz w:val="16"/>
          <w:szCs w:val="16"/>
          <w:lang w:val="en-US"/>
        </w:rPr>
        <w:t>Natixis is authorised by the ACPR and regulated by Bank of Spain and the CNMV for the conduct of its business under the right of establishment in Spain.</w:t>
      </w:r>
    </w:p>
    <w:p w:rsidR="00735ABF" w:rsidRPr="004304FC" w:rsidRDefault="00735ABF" w:rsidP="00645FFA">
      <w:pPr>
        <w:jc w:val="both"/>
        <w:rPr>
          <w:sz w:val="16"/>
          <w:szCs w:val="16"/>
          <w:lang w:val="en-US"/>
        </w:rPr>
      </w:pPr>
      <w:r w:rsidRPr="004304FC">
        <w:rPr>
          <w:sz w:val="16"/>
          <w:szCs w:val="16"/>
          <w:lang w:val="en-US"/>
        </w:rPr>
        <w:t>Natixis is authorised by the ACPR and regulated by Bank of Italy and the CONSOB (Commissione Nazionale per le Società e la Borsa) for the conduct of its business under the right of establishment in Italy.</w:t>
      </w:r>
    </w:p>
    <w:p w:rsidR="00735ABF" w:rsidRPr="004304FC" w:rsidRDefault="00735ABF" w:rsidP="00645FFA">
      <w:pPr>
        <w:rPr>
          <w:sz w:val="16"/>
          <w:szCs w:val="16"/>
          <w:lang w:val="en-GB"/>
        </w:rPr>
      </w:pPr>
      <w:r w:rsidRPr="004304FC">
        <w:rPr>
          <w:sz w:val="16"/>
          <w:szCs w:val="16"/>
          <w:lang w:val="en-GB"/>
        </w:rPr>
        <w:t xml:space="preserve">Natixis is authorised by the ACPR and regulated by the Dubai Financial Services Authority (DFSA) for the conduct of its business in and from the Dubai International Financial Centre (DIFC). The document is being made available to the recipient with the understanding that it meets the DFSA definition of a Professional Client; the recipient is otherwise required to inform Natixis if this is not the case and return the document. The recipient also acknowledges and understands that neither the </w:t>
      </w:r>
      <w:r w:rsidRPr="004304FC">
        <w:rPr>
          <w:sz w:val="16"/>
          <w:szCs w:val="16"/>
          <w:lang w:val="en-GB"/>
        </w:rPr>
        <w:lastRenderedPageBreak/>
        <w:t>document nor its contents have been approved, licensed by or registered with any regulatory body or governmental agency in the GCC or Lebanon.</w:t>
      </w:r>
    </w:p>
    <w:p w:rsidR="00735ABF" w:rsidRPr="004304FC" w:rsidRDefault="00735ABF" w:rsidP="00645FFA">
      <w:pPr>
        <w:jc w:val="both"/>
        <w:rPr>
          <w:sz w:val="16"/>
          <w:szCs w:val="16"/>
          <w:lang w:val="en-GB"/>
        </w:rPr>
      </w:pPr>
      <w:r w:rsidRPr="004304FC">
        <w:rPr>
          <w:sz w:val="16"/>
          <w:szCs w:val="16"/>
          <w:lang w:val="en-GB"/>
        </w:rPr>
        <w:t>Natixis is regulated throughout the European Union on a crossborder basis.</w:t>
      </w:r>
    </w:p>
    <w:p w:rsidR="007E203A" w:rsidRDefault="007E203A" w:rsidP="00A64444">
      <w:pPr>
        <w:pStyle w:val="DbutTexte"/>
        <w:ind w:left="1080"/>
        <w:rPr>
          <w:rFonts w:ascii="Verdana" w:hAnsi="Verdana"/>
          <w:b/>
          <w:i/>
          <w:color w:val="002060"/>
          <w:sz w:val="20"/>
          <w:szCs w:val="20"/>
          <w:lang w:val="en-US"/>
        </w:rPr>
      </w:pPr>
    </w:p>
    <w:p w:rsidR="00735ABF" w:rsidRPr="00A64444" w:rsidRDefault="00A64444" w:rsidP="00A64444">
      <w:pPr>
        <w:pStyle w:val="DbutTexte"/>
        <w:ind w:left="1080"/>
        <w:rPr>
          <w:rFonts w:ascii="Verdana" w:hAnsi="Verdana"/>
          <w:b/>
          <w:i/>
          <w:color w:val="002060"/>
          <w:sz w:val="20"/>
          <w:szCs w:val="20"/>
          <w:lang w:val="en-US"/>
        </w:rPr>
      </w:pPr>
      <w:del w:id="73" w:author="Demoulin Vanessa" w:date="2015-10-07T17:50:00Z">
        <w:r w:rsidRPr="00A64444" w:rsidDel="00FB216B">
          <w:rPr>
            <w:rFonts w:ascii="Verdana" w:hAnsi="Verdana"/>
            <w:b/>
            <w:i/>
            <w:color w:val="002060"/>
            <w:sz w:val="20"/>
            <w:szCs w:val="20"/>
            <w:lang w:val="en-US"/>
          </w:rPr>
          <w:delText>Exibit</w:delText>
        </w:r>
      </w:del>
      <w:ins w:id="74" w:author="Demoulin Vanessa" w:date="2015-10-07T17:50:00Z">
        <w:r w:rsidR="00FB216B" w:rsidRPr="00A64444">
          <w:rPr>
            <w:rFonts w:ascii="Verdana" w:hAnsi="Verdana"/>
            <w:b/>
            <w:i/>
            <w:color w:val="002060"/>
            <w:sz w:val="20"/>
            <w:szCs w:val="20"/>
            <w:lang w:val="en-US"/>
          </w:rPr>
          <w:t>Exhibit</w:t>
        </w:r>
      </w:ins>
      <w:r w:rsidRPr="00A64444">
        <w:rPr>
          <w:rFonts w:ascii="Verdana" w:hAnsi="Verdana"/>
          <w:b/>
          <w:i/>
          <w:color w:val="002060"/>
          <w:sz w:val="20"/>
          <w:szCs w:val="20"/>
          <w:lang w:val="en-US"/>
        </w:rPr>
        <w:t xml:space="preserve"> 8: Exemple of </w:t>
      </w:r>
      <w:r>
        <w:rPr>
          <w:rFonts w:ascii="Verdana" w:hAnsi="Verdana"/>
          <w:b/>
          <w:i/>
          <w:color w:val="002060"/>
          <w:sz w:val="20"/>
          <w:szCs w:val="20"/>
          <w:lang w:val="en-US"/>
        </w:rPr>
        <w:t xml:space="preserve">Sophis Booking of </w:t>
      </w:r>
      <w:r w:rsidRPr="00A64444">
        <w:rPr>
          <w:rFonts w:ascii="Verdana" w:hAnsi="Verdana"/>
          <w:b/>
          <w:i/>
          <w:color w:val="002060"/>
          <w:sz w:val="20"/>
          <w:szCs w:val="20"/>
          <w:lang w:val="en-US"/>
        </w:rPr>
        <w:t>a rule based Index booked for valuation purposes only (No related transaction)</w:t>
      </w:r>
    </w:p>
    <w:p w:rsidR="00A64444" w:rsidRDefault="00A64444" w:rsidP="00645FFA">
      <w:pPr>
        <w:jc w:val="both"/>
        <w:rPr>
          <w:sz w:val="16"/>
          <w:szCs w:val="16"/>
          <w:lang w:val="en-GB"/>
        </w:rPr>
      </w:pPr>
    </w:p>
    <w:p w:rsidR="00A64444" w:rsidRDefault="00A64444" w:rsidP="00645FFA">
      <w:pPr>
        <w:jc w:val="both"/>
        <w:rPr>
          <w:sz w:val="16"/>
          <w:szCs w:val="16"/>
          <w:lang w:val="en-GB"/>
        </w:rPr>
      </w:pPr>
    </w:p>
    <w:p w:rsidR="00A64444" w:rsidRPr="004304FC" w:rsidRDefault="00A64444" w:rsidP="00645FFA">
      <w:pPr>
        <w:jc w:val="both"/>
        <w:rPr>
          <w:sz w:val="16"/>
          <w:szCs w:val="16"/>
          <w:lang w:val="en-GB"/>
        </w:rPr>
      </w:pPr>
      <w:r>
        <w:rPr>
          <w:noProof/>
          <w:lang w:val="en-US" w:eastAsia="en-US"/>
        </w:rPr>
        <w:drawing>
          <wp:inline distT="0" distB="0" distL="0" distR="0">
            <wp:extent cx="6477000" cy="2990850"/>
            <wp:effectExtent l="0" t="0" r="0" b="0"/>
            <wp:docPr id="2" name="Picture 2" descr="cid:image001.jpg@01D0FF99.F5161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0FF99.F5161A5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479540" cy="2992023"/>
                    </a:xfrm>
                    <a:prstGeom prst="rect">
                      <a:avLst/>
                    </a:prstGeom>
                    <a:noFill/>
                    <a:ln>
                      <a:noFill/>
                    </a:ln>
                  </pic:spPr>
                </pic:pic>
              </a:graphicData>
            </a:graphic>
          </wp:inline>
        </w:drawing>
      </w:r>
    </w:p>
    <w:p w:rsidR="00735ABF" w:rsidRDefault="00735ABF"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A64444" w:rsidRDefault="00A64444" w:rsidP="00645FFA">
      <w:pPr>
        <w:jc w:val="both"/>
        <w:rPr>
          <w:lang w:val="en-GB"/>
        </w:rPr>
      </w:pPr>
    </w:p>
    <w:p w:rsidR="007E203A" w:rsidRDefault="007E203A" w:rsidP="00A64444">
      <w:pPr>
        <w:pStyle w:val="DbutTexte"/>
        <w:ind w:left="1080"/>
        <w:rPr>
          <w:rFonts w:ascii="Verdana" w:hAnsi="Verdana"/>
          <w:b/>
          <w:i/>
          <w:color w:val="002060"/>
          <w:sz w:val="20"/>
          <w:szCs w:val="20"/>
          <w:lang w:val="en-US"/>
        </w:rPr>
      </w:pPr>
    </w:p>
    <w:p w:rsidR="007E203A" w:rsidRDefault="007E203A" w:rsidP="00A64444">
      <w:pPr>
        <w:pStyle w:val="DbutTexte"/>
        <w:ind w:left="1080"/>
        <w:rPr>
          <w:rFonts w:ascii="Verdana" w:hAnsi="Verdana"/>
          <w:b/>
          <w:i/>
          <w:color w:val="002060"/>
          <w:sz w:val="20"/>
          <w:szCs w:val="20"/>
          <w:lang w:val="en-US"/>
        </w:rPr>
      </w:pPr>
    </w:p>
    <w:p w:rsidR="007E203A" w:rsidRDefault="007E203A" w:rsidP="00A64444">
      <w:pPr>
        <w:pStyle w:val="DbutTexte"/>
        <w:ind w:left="1080"/>
        <w:rPr>
          <w:rFonts w:ascii="Verdana" w:hAnsi="Verdana"/>
          <w:b/>
          <w:i/>
          <w:color w:val="002060"/>
          <w:sz w:val="20"/>
          <w:szCs w:val="20"/>
          <w:lang w:val="en-US"/>
        </w:rPr>
      </w:pPr>
    </w:p>
    <w:p w:rsidR="007E203A" w:rsidRDefault="007E203A" w:rsidP="00A64444">
      <w:pPr>
        <w:pStyle w:val="DbutTexte"/>
        <w:ind w:left="1080"/>
        <w:rPr>
          <w:rFonts w:ascii="Verdana" w:hAnsi="Verdana"/>
          <w:b/>
          <w:i/>
          <w:color w:val="002060"/>
          <w:sz w:val="20"/>
          <w:szCs w:val="20"/>
          <w:lang w:val="en-US"/>
        </w:rPr>
      </w:pPr>
    </w:p>
    <w:p w:rsidR="007E203A" w:rsidRDefault="007E203A" w:rsidP="00A64444">
      <w:pPr>
        <w:pStyle w:val="DbutTexte"/>
        <w:ind w:left="1080"/>
        <w:rPr>
          <w:rFonts w:ascii="Verdana" w:hAnsi="Verdana"/>
          <w:b/>
          <w:i/>
          <w:color w:val="002060"/>
          <w:sz w:val="20"/>
          <w:szCs w:val="20"/>
          <w:lang w:val="en-US"/>
        </w:rPr>
      </w:pPr>
    </w:p>
    <w:p w:rsidR="007E203A" w:rsidRDefault="007E203A" w:rsidP="00A64444">
      <w:pPr>
        <w:pStyle w:val="DbutTexte"/>
        <w:ind w:left="1080"/>
        <w:rPr>
          <w:rFonts w:ascii="Verdana" w:hAnsi="Verdana"/>
          <w:b/>
          <w:i/>
          <w:color w:val="002060"/>
          <w:sz w:val="20"/>
          <w:szCs w:val="20"/>
          <w:lang w:val="en-US"/>
        </w:rPr>
      </w:pPr>
    </w:p>
    <w:p w:rsidR="007E203A" w:rsidRDefault="007E203A" w:rsidP="00A64444">
      <w:pPr>
        <w:pStyle w:val="DbutTexte"/>
        <w:ind w:left="1080"/>
        <w:rPr>
          <w:rFonts w:ascii="Verdana" w:hAnsi="Verdana"/>
          <w:b/>
          <w:i/>
          <w:color w:val="002060"/>
          <w:sz w:val="20"/>
          <w:szCs w:val="20"/>
          <w:lang w:val="en-US"/>
        </w:rPr>
      </w:pPr>
    </w:p>
    <w:p w:rsidR="00A64444" w:rsidRPr="00A64444" w:rsidRDefault="00A64444" w:rsidP="00A64444">
      <w:pPr>
        <w:pStyle w:val="DbutTexte"/>
        <w:ind w:left="1080"/>
        <w:rPr>
          <w:rFonts w:ascii="Verdana" w:hAnsi="Verdana"/>
          <w:b/>
          <w:i/>
          <w:color w:val="002060"/>
          <w:sz w:val="20"/>
          <w:szCs w:val="20"/>
          <w:lang w:val="en-US"/>
        </w:rPr>
      </w:pPr>
      <w:del w:id="75" w:author="Demoulin Vanessa" w:date="2015-10-07T17:50:00Z">
        <w:r w:rsidRPr="00A64444" w:rsidDel="00FB216B">
          <w:rPr>
            <w:rFonts w:ascii="Verdana" w:hAnsi="Verdana"/>
            <w:b/>
            <w:i/>
            <w:color w:val="002060"/>
            <w:sz w:val="20"/>
            <w:szCs w:val="20"/>
            <w:lang w:val="en-US"/>
          </w:rPr>
          <w:lastRenderedPageBreak/>
          <w:delText>Exibit</w:delText>
        </w:r>
      </w:del>
      <w:ins w:id="76" w:author="Demoulin Vanessa" w:date="2015-10-07T17:50:00Z">
        <w:r w:rsidR="00FB216B" w:rsidRPr="00A64444">
          <w:rPr>
            <w:rFonts w:ascii="Verdana" w:hAnsi="Verdana"/>
            <w:b/>
            <w:i/>
            <w:color w:val="002060"/>
            <w:sz w:val="20"/>
            <w:szCs w:val="20"/>
            <w:lang w:val="en-US"/>
          </w:rPr>
          <w:t>Exhibit</w:t>
        </w:r>
      </w:ins>
      <w:r w:rsidRPr="00A64444">
        <w:rPr>
          <w:rFonts w:ascii="Verdana" w:hAnsi="Verdana"/>
          <w:b/>
          <w:i/>
          <w:color w:val="002060"/>
          <w:sz w:val="20"/>
          <w:szCs w:val="20"/>
          <w:lang w:val="en-US"/>
        </w:rPr>
        <w:t xml:space="preserve"> </w:t>
      </w:r>
      <w:r>
        <w:rPr>
          <w:rFonts w:ascii="Verdana" w:hAnsi="Verdana"/>
          <w:b/>
          <w:i/>
          <w:color w:val="002060"/>
          <w:sz w:val="20"/>
          <w:szCs w:val="20"/>
          <w:lang w:val="en-US"/>
        </w:rPr>
        <w:t>9</w:t>
      </w:r>
      <w:r w:rsidRPr="00A64444">
        <w:rPr>
          <w:rFonts w:ascii="Verdana" w:hAnsi="Verdana"/>
          <w:b/>
          <w:i/>
          <w:color w:val="002060"/>
          <w:sz w:val="20"/>
          <w:szCs w:val="20"/>
          <w:lang w:val="en-US"/>
        </w:rPr>
        <w:t xml:space="preserve">: Exemple of </w:t>
      </w:r>
      <w:r>
        <w:rPr>
          <w:rFonts w:ascii="Verdana" w:hAnsi="Verdana"/>
          <w:b/>
          <w:i/>
          <w:color w:val="002060"/>
          <w:sz w:val="20"/>
          <w:szCs w:val="20"/>
          <w:lang w:val="en-US"/>
        </w:rPr>
        <w:t xml:space="preserve">Sophis Booking of </w:t>
      </w:r>
      <w:r w:rsidRPr="00A64444">
        <w:rPr>
          <w:rFonts w:ascii="Verdana" w:hAnsi="Verdana"/>
          <w:b/>
          <w:i/>
          <w:color w:val="002060"/>
          <w:sz w:val="20"/>
          <w:szCs w:val="20"/>
          <w:lang w:val="en-US"/>
        </w:rPr>
        <w:t xml:space="preserve">a rule based Index </w:t>
      </w:r>
      <w:r>
        <w:rPr>
          <w:rFonts w:ascii="Verdana" w:hAnsi="Verdana"/>
          <w:b/>
          <w:i/>
          <w:color w:val="002060"/>
          <w:sz w:val="20"/>
          <w:szCs w:val="20"/>
          <w:lang w:val="en-US"/>
        </w:rPr>
        <w:t>as a “realized” of the option (Millesime Excellence 1)</w:t>
      </w:r>
    </w:p>
    <w:p w:rsidR="00A64444" w:rsidRDefault="00A64444" w:rsidP="00A64444">
      <w:pPr>
        <w:jc w:val="both"/>
        <w:rPr>
          <w:lang w:val="en-US"/>
        </w:rPr>
      </w:pPr>
    </w:p>
    <w:p w:rsidR="00A64444" w:rsidRDefault="00A64444" w:rsidP="00A64444">
      <w:pPr>
        <w:jc w:val="both"/>
        <w:rPr>
          <w:lang w:val="en-US"/>
        </w:rPr>
      </w:pPr>
    </w:p>
    <w:p w:rsidR="00A64444" w:rsidRPr="00A64444" w:rsidRDefault="00A64444" w:rsidP="00A64444">
      <w:pPr>
        <w:jc w:val="both"/>
        <w:rPr>
          <w:lang w:val="en-US"/>
        </w:rPr>
      </w:pPr>
      <w:r>
        <w:rPr>
          <w:noProof/>
          <w:lang w:val="en-US" w:eastAsia="en-US"/>
        </w:rPr>
        <w:drawing>
          <wp:inline distT="0" distB="0" distL="0" distR="0">
            <wp:extent cx="6479540" cy="4649951"/>
            <wp:effectExtent l="0" t="0" r="0" b="0"/>
            <wp:docPr id="4" name="Picture 4" descr="cid:image002.jpg@01D0FF99.F5161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0FF99.F5161A5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479540" cy="4649951"/>
                    </a:xfrm>
                    <a:prstGeom prst="rect">
                      <a:avLst/>
                    </a:prstGeom>
                    <a:noFill/>
                    <a:ln>
                      <a:noFill/>
                    </a:ln>
                  </pic:spPr>
                </pic:pic>
              </a:graphicData>
            </a:graphic>
          </wp:inline>
        </w:drawing>
      </w: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645FFA">
      <w:pPr>
        <w:jc w:val="both"/>
        <w:rPr>
          <w:lang w:val="en-US"/>
        </w:rPr>
      </w:pPr>
    </w:p>
    <w:p w:rsidR="00A64444" w:rsidRDefault="00A64444" w:rsidP="00A64444">
      <w:pPr>
        <w:pStyle w:val="DbutTexte"/>
        <w:ind w:left="1080"/>
        <w:rPr>
          <w:rFonts w:ascii="Verdana" w:hAnsi="Verdana"/>
          <w:b/>
          <w:i/>
          <w:color w:val="002060"/>
          <w:sz w:val="20"/>
          <w:szCs w:val="20"/>
          <w:lang w:val="en-US"/>
        </w:rPr>
      </w:pPr>
      <w:del w:id="77" w:author="Demoulin Vanessa" w:date="2015-10-07T17:50:00Z">
        <w:r w:rsidRPr="00A64444" w:rsidDel="00FB216B">
          <w:rPr>
            <w:rFonts w:ascii="Verdana" w:hAnsi="Verdana"/>
            <w:b/>
            <w:i/>
            <w:color w:val="002060"/>
            <w:sz w:val="20"/>
            <w:szCs w:val="20"/>
            <w:lang w:val="en-US"/>
          </w:rPr>
          <w:lastRenderedPageBreak/>
          <w:delText>Exibit</w:delText>
        </w:r>
      </w:del>
      <w:ins w:id="78" w:author="Demoulin Vanessa" w:date="2015-10-07T17:50:00Z">
        <w:r w:rsidR="00FB216B" w:rsidRPr="00A64444">
          <w:rPr>
            <w:rFonts w:ascii="Verdana" w:hAnsi="Verdana"/>
            <w:b/>
            <w:i/>
            <w:color w:val="002060"/>
            <w:sz w:val="20"/>
            <w:szCs w:val="20"/>
            <w:lang w:val="en-US"/>
          </w:rPr>
          <w:t>Exhibit</w:t>
        </w:r>
      </w:ins>
      <w:r w:rsidRPr="00A64444">
        <w:rPr>
          <w:rFonts w:ascii="Verdana" w:hAnsi="Verdana"/>
          <w:b/>
          <w:i/>
          <w:color w:val="002060"/>
          <w:sz w:val="20"/>
          <w:szCs w:val="20"/>
          <w:lang w:val="en-US"/>
        </w:rPr>
        <w:t xml:space="preserve"> </w:t>
      </w:r>
      <w:r>
        <w:rPr>
          <w:rFonts w:ascii="Verdana" w:hAnsi="Verdana"/>
          <w:b/>
          <w:i/>
          <w:color w:val="002060"/>
          <w:sz w:val="20"/>
          <w:szCs w:val="20"/>
          <w:lang w:val="en-US"/>
        </w:rPr>
        <w:t>10</w:t>
      </w:r>
      <w:r w:rsidRPr="00A64444">
        <w:rPr>
          <w:rFonts w:ascii="Verdana" w:hAnsi="Verdana"/>
          <w:b/>
          <w:i/>
          <w:color w:val="002060"/>
          <w:sz w:val="20"/>
          <w:szCs w:val="20"/>
          <w:lang w:val="en-US"/>
        </w:rPr>
        <w:t xml:space="preserve">: Exemple of </w:t>
      </w:r>
      <w:r>
        <w:rPr>
          <w:rFonts w:ascii="Verdana" w:hAnsi="Verdana"/>
          <w:b/>
          <w:i/>
          <w:color w:val="002060"/>
          <w:sz w:val="20"/>
          <w:szCs w:val="20"/>
          <w:lang w:val="en-US"/>
        </w:rPr>
        <w:t xml:space="preserve">Sophis Booking of </w:t>
      </w:r>
      <w:r w:rsidRPr="00A64444">
        <w:rPr>
          <w:rFonts w:ascii="Verdana" w:hAnsi="Verdana"/>
          <w:b/>
          <w:i/>
          <w:color w:val="002060"/>
          <w:sz w:val="20"/>
          <w:szCs w:val="20"/>
          <w:lang w:val="en-US"/>
        </w:rPr>
        <w:t xml:space="preserve">a rule based Index </w:t>
      </w:r>
      <w:r>
        <w:rPr>
          <w:rFonts w:ascii="Verdana" w:hAnsi="Verdana"/>
          <w:b/>
          <w:i/>
          <w:color w:val="002060"/>
          <w:sz w:val="20"/>
          <w:szCs w:val="20"/>
          <w:lang w:val="en-US"/>
        </w:rPr>
        <w:t>through a dedicated IT module that fuels the Index value inside the related option (Optimal Europe)</w:t>
      </w:r>
    </w:p>
    <w:p w:rsidR="00A64444" w:rsidRPr="00A64444" w:rsidRDefault="00A64444" w:rsidP="00A64444">
      <w:pPr>
        <w:pStyle w:val="DbutTexte"/>
        <w:ind w:left="1080"/>
        <w:rPr>
          <w:rFonts w:ascii="Verdana" w:hAnsi="Verdana"/>
          <w:b/>
          <w:i/>
          <w:color w:val="002060"/>
          <w:sz w:val="20"/>
          <w:szCs w:val="20"/>
          <w:lang w:val="en-US"/>
        </w:rPr>
      </w:pPr>
    </w:p>
    <w:p w:rsidR="00A64444" w:rsidRDefault="00A64444" w:rsidP="00645FFA">
      <w:pPr>
        <w:jc w:val="both"/>
        <w:rPr>
          <w:lang w:val="en-US"/>
        </w:rPr>
      </w:pPr>
    </w:p>
    <w:p w:rsidR="00A64444" w:rsidRPr="00A64444" w:rsidRDefault="00A64444" w:rsidP="00645FFA">
      <w:pPr>
        <w:jc w:val="both"/>
        <w:rPr>
          <w:lang w:val="en-US"/>
        </w:rPr>
      </w:pPr>
      <w:r>
        <w:rPr>
          <w:noProof/>
          <w:lang w:val="en-US" w:eastAsia="en-US"/>
        </w:rPr>
        <w:drawing>
          <wp:inline distT="0" distB="0" distL="0" distR="0">
            <wp:extent cx="6479540" cy="4649098"/>
            <wp:effectExtent l="0" t="0" r="0" b="0"/>
            <wp:docPr id="5" name="Picture 5" descr="cid:image003.png@01D0FF99.F5161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0FF99.F5161A5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479540" cy="4649098"/>
                    </a:xfrm>
                    <a:prstGeom prst="rect">
                      <a:avLst/>
                    </a:prstGeom>
                    <a:noFill/>
                    <a:ln>
                      <a:noFill/>
                    </a:ln>
                  </pic:spPr>
                </pic:pic>
              </a:graphicData>
            </a:graphic>
          </wp:inline>
        </w:drawing>
      </w:r>
    </w:p>
    <w:sectPr w:rsidR="00A64444" w:rsidRPr="00A64444" w:rsidSect="00A77BE9">
      <w:footerReference w:type="default" r:id="rId29"/>
      <w:headerReference w:type="first" r:id="rId30"/>
      <w:footerReference w:type="first" r:id="rId31"/>
      <w:pgSz w:w="11906" w:h="16838" w:code="9"/>
      <w:pgMar w:top="1440" w:right="851" w:bottom="851" w:left="851" w:header="0" w:footer="3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2F6" w:rsidRDefault="00C112F6">
      <w:r>
        <w:separator/>
      </w:r>
    </w:p>
  </w:endnote>
  <w:endnote w:type="continuationSeparator" w:id="0">
    <w:p w:rsidR="00C112F6" w:rsidRDefault="00C11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9468"/>
      <w:gridCol w:w="876"/>
    </w:tblGrid>
    <w:tr w:rsidR="00C112F6" w:rsidTr="00A355E1">
      <w:tc>
        <w:tcPr>
          <w:tcW w:w="9468" w:type="dxa"/>
          <w:shd w:val="clear" w:color="auto" w:fill="auto"/>
        </w:tcPr>
        <w:p w:rsidR="00C112F6" w:rsidRDefault="00C112F6" w:rsidP="00553F77">
          <w:pPr>
            <w:pStyle w:val="Footer"/>
          </w:pPr>
          <w:r w:rsidRPr="00A355E1">
            <w:rPr>
              <w:sz w:val="16"/>
              <w:szCs w:val="16"/>
            </w:rPr>
            <w:t>Natixis</w:t>
          </w:r>
          <w:r>
            <w:rPr>
              <w:sz w:val="16"/>
              <w:szCs w:val="16"/>
            </w:rPr>
            <w:t xml:space="preserve"> Global</w:t>
          </w:r>
          <w:r w:rsidRPr="00A355E1">
            <w:rPr>
              <w:sz w:val="16"/>
              <w:szCs w:val="16"/>
            </w:rPr>
            <w:t xml:space="preserve"> Markets</w:t>
          </w:r>
        </w:p>
      </w:tc>
      <w:tc>
        <w:tcPr>
          <w:tcW w:w="876" w:type="dxa"/>
          <w:shd w:val="clear" w:color="auto" w:fill="auto"/>
        </w:tcPr>
        <w:p w:rsidR="00C112F6" w:rsidRDefault="00C112F6" w:rsidP="00A355E1">
          <w:pPr>
            <w:pStyle w:val="Footer"/>
            <w:jc w:val="right"/>
          </w:pPr>
          <w:r>
            <w:fldChar w:fldCharType="begin"/>
          </w:r>
          <w:r>
            <w:instrText xml:space="preserve"> PAGE </w:instrText>
          </w:r>
          <w:r>
            <w:fldChar w:fldCharType="separate"/>
          </w:r>
          <w:r w:rsidR="00FA687F">
            <w:rPr>
              <w:noProof/>
            </w:rPr>
            <w:t>14</w:t>
          </w:r>
          <w:r>
            <w:fldChar w:fldCharType="end"/>
          </w:r>
          <w:r>
            <w:t xml:space="preserve"> / </w:t>
          </w:r>
          <w:fldSimple w:instr=" NUMPAGES ">
            <w:r w:rsidR="00FA687F">
              <w:rPr>
                <w:noProof/>
              </w:rPr>
              <w:t>32</w:t>
            </w:r>
          </w:fldSimple>
        </w:p>
      </w:tc>
    </w:tr>
  </w:tbl>
  <w:p w:rsidR="00C112F6" w:rsidRDefault="00C112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9468"/>
      <w:gridCol w:w="876"/>
    </w:tblGrid>
    <w:tr w:rsidR="00C112F6" w:rsidTr="00A355E1">
      <w:tc>
        <w:tcPr>
          <w:tcW w:w="9468" w:type="dxa"/>
          <w:shd w:val="clear" w:color="auto" w:fill="auto"/>
          <w:vAlign w:val="center"/>
        </w:tcPr>
        <w:p w:rsidR="00C112F6" w:rsidRPr="00A355E1" w:rsidRDefault="00C112F6" w:rsidP="008356C5">
          <w:pPr>
            <w:pStyle w:val="Footer"/>
            <w:tabs>
              <w:tab w:val="clear" w:pos="4536"/>
              <w:tab w:val="clear" w:pos="9072"/>
              <w:tab w:val="left" w:pos="900"/>
            </w:tabs>
            <w:rPr>
              <w:sz w:val="16"/>
              <w:szCs w:val="16"/>
            </w:rPr>
          </w:pPr>
          <w:r w:rsidRPr="00A355E1">
            <w:rPr>
              <w:sz w:val="16"/>
              <w:szCs w:val="16"/>
            </w:rPr>
            <w:t xml:space="preserve">Natixis </w:t>
          </w:r>
          <w:r>
            <w:rPr>
              <w:sz w:val="16"/>
              <w:szCs w:val="16"/>
            </w:rPr>
            <w:t>Global</w:t>
          </w:r>
          <w:r w:rsidRPr="00A355E1">
            <w:rPr>
              <w:sz w:val="16"/>
              <w:szCs w:val="16"/>
            </w:rPr>
            <w:t xml:space="preserve"> Markets</w:t>
          </w:r>
        </w:p>
      </w:tc>
      <w:tc>
        <w:tcPr>
          <w:tcW w:w="876" w:type="dxa"/>
          <w:shd w:val="clear" w:color="auto" w:fill="auto"/>
        </w:tcPr>
        <w:p w:rsidR="00C112F6" w:rsidRDefault="00C112F6" w:rsidP="00A355E1">
          <w:pPr>
            <w:pStyle w:val="Footer"/>
            <w:jc w:val="right"/>
          </w:pPr>
          <w:r>
            <w:fldChar w:fldCharType="begin"/>
          </w:r>
          <w:r>
            <w:instrText xml:space="preserve"> PAGE </w:instrText>
          </w:r>
          <w:r>
            <w:fldChar w:fldCharType="separate"/>
          </w:r>
          <w:r w:rsidR="00FA687F">
            <w:rPr>
              <w:noProof/>
            </w:rPr>
            <w:t>1</w:t>
          </w:r>
          <w:r>
            <w:fldChar w:fldCharType="end"/>
          </w:r>
          <w:r>
            <w:t xml:space="preserve"> / </w:t>
          </w:r>
          <w:fldSimple w:instr=" NUMPAGES ">
            <w:r w:rsidR="00FA687F">
              <w:rPr>
                <w:noProof/>
              </w:rPr>
              <w:t>32</w:t>
            </w:r>
          </w:fldSimple>
        </w:p>
      </w:tc>
    </w:tr>
  </w:tbl>
  <w:p w:rsidR="00C112F6" w:rsidRDefault="00C11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2F6" w:rsidRDefault="00C112F6">
      <w:r>
        <w:separator/>
      </w:r>
    </w:p>
  </w:footnote>
  <w:footnote w:type="continuationSeparator" w:id="0">
    <w:p w:rsidR="00C112F6" w:rsidRDefault="00C112F6">
      <w:r>
        <w:continuationSeparator/>
      </w:r>
    </w:p>
  </w:footnote>
  <w:footnote w:id="1">
    <w:p w:rsidR="00C112F6" w:rsidRPr="00945994" w:rsidRDefault="00C112F6" w:rsidP="00645FFA">
      <w:pPr>
        <w:pStyle w:val="FootnoteText"/>
        <w:rPr>
          <w:lang w:val="en-US"/>
        </w:rPr>
      </w:pPr>
      <w:r>
        <w:rPr>
          <w:rStyle w:val="FootnoteReference"/>
        </w:rPr>
        <w:footnoteRef/>
      </w:r>
      <w:r w:rsidRPr="00945994">
        <w:rPr>
          <w:lang w:val="en-US"/>
        </w:rPr>
        <w:t xml:space="preserve"> </w:t>
      </w:r>
      <w:r w:rsidRPr="00B30DAF">
        <w:rPr>
          <w:lang w:val="en-GB"/>
        </w:rPr>
        <w:t>Delete if the Strike Price</w:t>
      </w:r>
      <w:r>
        <w:rPr>
          <w:lang w:val="en-GB"/>
        </w:rPr>
        <w:t xml:space="preserve"> of the Index</w:t>
      </w:r>
      <w:r w:rsidRPr="00B30DAF">
        <w:rPr>
          <w:lang w:val="en-GB"/>
        </w:rPr>
        <w:t xml:space="preserve"> i</w:t>
      </w:r>
      <w:r>
        <w:rPr>
          <w:lang w:val="en-GB"/>
        </w:rPr>
        <w:t>s known at the T</w:t>
      </w:r>
      <w:r w:rsidRPr="00B30DAF">
        <w:rPr>
          <w:lang w:val="en-GB"/>
        </w:rPr>
        <w:t>rade Date</w:t>
      </w:r>
    </w:p>
  </w:footnote>
  <w:footnote w:id="2">
    <w:p w:rsidR="00C112F6" w:rsidRPr="00F54511" w:rsidRDefault="00C112F6" w:rsidP="00645FFA">
      <w:pPr>
        <w:pStyle w:val="FootnoteText"/>
        <w:rPr>
          <w:lang w:val="en-US"/>
        </w:rPr>
      </w:pPr>
      <w:r>
        <w:rPr>
          <w:rStyle w:val="FootnoteReference"/>
        </w:rPr>
        <w:footnoteRef/>
      </w:r>
      <w:r w:rsidRPr="00F54511">
        <w:rPr>
          <w:lang w:val="en-US"/>
        </w:rPr>
        <w:t xml:space="preserve"> </w:t>
      </w:r>
      <w:r w:rsidRPr="00B30DAF">
        <w:rPr>
          <w:lang w:val="en-GB"/>
        </w:rPr>
        <w:t>Delete if the Strike Price</w:t>
      </w:r>
      <w:r>
        <w:rPr>
          <w:lang w:val="en-GB"/>
        </w:rPr>
        <w:t xml:space="preserve"> of the Index</w:t>
      </w:r>
      <w:r w:rsidRPr="00B30DAF">
        <w:rPr>
          <w:lang w:val="en-GB"/>
        </w:rPr>
        <w:t xml:space="preserve"> i</w:t>
      </w:r>
      <w:r>
        <w:rPr>
          <w:lang w:val="en-GB"/>
        </w:rPr>
        <w:t>s known at the T</w:t>
      </w:r>
      <w:r w:rsidRPr="00B30DAF">
        <w:rPr>
          <w:lang w:val="en-GB"/>
        </w:rPr>
        <w:t>rade Date</w:t>
      </w:r>
    </w:p>
  </w:footnote>
  <w:footnote w:id="3">
    <w:p w:rsidR="00C112F6" w:rsidRPr="00F20BD8" w:rsidRDefault="00C112F6" w:rsidP="00645FFA">
      <w:pPr>
        <w:pStyle w:val="FootnoteText"/>
        <w:rPr>
          <w:rFonts w:ascii="Verdana" w:eastAsia="Times New Roman" w:hAnsi="Verdana" w:cs="Arial"/>
          <w:sz w:val="18"/>
          <w:szCs w:val="18"/>
          <w:lang w:val="en-GB"/>
        </w:rPr>
      </w:pPr>
      <w:r w:rsidRPr="00F20BD8">
        <w:rPr>
          <w:rFonts w:ascii="Verdana" w:eastAsia="Times New Roman" w:hAnsi="Verdana" w:cs="Arial"/>
          <w:sz w:val="18"/>
          <w:szCs w:val="18"/>
          <w:lang w:val="en-GB"/>
        </w:rPr>
        <w:footnoteRef/>
      </w:r>
      <w:r w:rsidRPr="00F20BD8">
        <w:rPr>
          <w:rFonts w:ascii="Verdana" w:eastAsia="Times New Roman" w:hAnsi="Verdana" w:cs="Arial"/>
          <w:sz w:val="18"/>
          <w:szCs w:val="18"/>
          <w:lang w:val="en-GB"/>
        </w:rPr>
        <w:t xml:space="preserve"> Insert Date if known</w:t>
      </w:r>
    </w:p>
  </w:footnote>
  <w:footnote w:id="4">
    <w:p w:rsidR="00C112F6" w:rsidRPr="00F20BD8" w:rsidRDefault="00C112F6" w:rsidP="00645FFA">
      <w:pPr>
        <w:pStyle w:val="FootnoteText"/>
        <w:rPr>
          <w:rFonts w:ascii="Verdana" w:eastAsia="Times New Roman" w:hAnsi="Verdana" w:cs="Arial"/>
          <w:sz w:val="18"/>
          <w:szCs w:val="18"/>
          <w:lang w:val="en-GB"/>
        </w:rPr>
      </w:pPr>
      <w:r w:rsidRPr="00F20BD8">
        <w:rPr>
          <w:rFonts w:ascii="Verdana" w:eastAsia="Times New Roman" w:hAnsi="Verdana" w:cs="Arial"/>
          <w:sz w:val="18"/>
          <w:szCs w:val="18"/>
          <w:lang w:val="en-GB"/>
        </w:rPr>
        <w:footnoteRef/>
      </w:r>
      <w:r w:rsidRPr="00F20BD8">
        <w:rPr>
          <w:rFonts w:ascii="Verdana" w:eastAsia="Times New Roman" w:hAnsi="Verdana" w:cs="Arial"/>
          <w:sz w:val="18"/>
          <w:szCs w:val="18"/>
          <w:lang w:val="en-GB"/>
        </w:rPr>
        <w:t xml:space="preserve"> Indicate the relevant period of CBD necessary and if there are more than one Exchange, the longest period.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2F6" w:rsidRDefault="00C112F6">
    <w:pPr>
      <w:pStyle w:val="Header"/>
    </w:pPr>
    <w:r>
      <w:rPr>
        <w:noProof/>
        <w:lang w:val="en-US" w:eastAsia="en-US"/>
      </w:rPr>
      <w:drawing>
        <wp:anchor distT="0" distB="0" distL="114300" distR="114300" simplePos="0" relativeHeight="251657728" behindDoc="0" locked="1" layoutInCell="1" allowOverlap="1" wp14:anchorId="7C676C14" wp14:editId="26AA23CB">
          <wp:simplePos x="0" y="0"/>
          <wp:positionH relativeFrom="page">
            <wp:align>left</wp:align>
          </wp:positionH>
          <wp:positionV relativeFrom="page">
            <wp:align>top</wp:align>
          </wp:positionV>
          <wp:extent cx="2695575" cy="1076325"/>
          <wp:effectExtent l="0" t="0" r="9525" b="9525"/>
          <wp:wrapNone/>
          <wp:docPr id="1" name="Image 1" descr="Logo-Co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ou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55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8.75pt;height:18.75pt" o:bullet="t">
        <v:imagedata r:id="rId1" o:title="document2"/>
      </v:shape>
    </w:pict>
  </w:numPicBullet>
  <w:numPicBullet w:numPicBulletId="1">
    <w:pict>
      <v:shape id="_x0000_i1163" type="#_x0000_t75" style="width:18.75pt;height:18.75pt" o:bullet="t">
        <v:imagedata r:id="rId2" o:title="tache"/>
      </v:shape>
    </w:pict>
  </w:numPicBullet>
  <w:numPicBullet w:numPicBulletId="2">
    <w:pict>
      <v:shape id="_x0000_i1164" type="#_x0000_t75" style="width:18.75pt;height:18.75pt" o:bullet="t">
        <v:imagedata r:id="rId3" o:title="personne"/>
      </v:shape>
    </w:pict>
  </w:numPicBullet>
  <w:abstractNum w:abstractNumId="0">
    <w:nsid w:val="00000004"/>
    <w:multiLevelType w:val="multilevel"/>
    <w:tmpl w:val="B7D6FC2C"/>
    <w:lvl w:ilvl="0">
      <w:start w:val="1"/>
      <w:numFmt w:val="none"/>
      <w:suff w:val="nothing"/>
      <w:lvlText w:val=""/>
      <w:lvlJc w:val="left"/>
      <w:pPr>
        <w:ind w:firstLine="1440"/>
      </w:pPr>
    </w:lvl>
    <w:lvl w:ilvl="1">
      <w:start w:val="1"/>
      <w:numFmt w:val="lowerLetter"/>
      <w:lvlText w:val="(%2)"/>
      <w:lvlJc w:val="left"/>
      <w:pPr>
        <w:tabs>
          <w:tab w:val="num" w:pos="1800"/>
        </w:tabs>
        <w:ind w:left="720" w:firstLine="720"/>
      </w:pPr>
    </w:lvl>
    <w:lvl w:ilvl="2">
      <w:start w:val="1"/>
      <w:numFmt w:val="lowerRoman"/>
      <w:pStyle w:val="DefinitionLev3"/>
      <w:lvlText w:val="(%3)"/>
      <w:lvlJc w:val="right"/>
      <w:pPr>
        <w:tabs>
          <w:tab w:val="num" w:pos="2779"/>
        </w:tabs>
        <w:ind w:left="1440" w:firstLine="979"/>
      </w:pPr>
    </w:lvl>
    <w:lvl w:ilvl="3">
      <w:start w:val="1"/>
      <w:numFmt w:val="upperLetter"/>
      <w:pStyle w:val="DefinitionLev4"/>
      <w:lvlText w:val="(%4)"/>
      <w:lvlJc w:val="left"/>
      <w:pPr>
        <w:tabs>
          <w:tab w:val="num" w:pos="3240"/>
        </w:tabs>
        <w:ind w:left="2160" w:firstLine="720"/>
      </w:pPr>
    </w:lvl>
    <w:lvl w:ilvl="4">
      <w:start w:val="1"/>
      <w:numFmt w:val="decimal"/>
      <w:pStyle w:val="DefinitionLev5"/>
      <w:lvlText w:val="(%5)"/>
      <w:lvlJc w:val="left"/>
      <w:pPr>
        <w:tabs>
          <w:tab w:val="num" w:pos="3960"/>
        </w:tabs>
        <w:ind w:left="2880" w:firstLine="720"/>
      </w:pPr>
    </w:lvl>
    <w:lvl w:ilvl="5">
      <w:start w:val="24"/>
      <w:numFmt w:val="lowerLetter"/>
      <w:pStyle w:val="DefinitionLev6"/>
      <w:lvlText w:val="(%6)"/>
      <w:lvlJc w:val="left"/>
      <w:pPr>
        <w:tabs>
          <w:tab w:val="num" w:pos="4680"/>
        </w:tabs>
        <w:ind w:left="3600" w:firstLine="72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600"/>
        </w:tabs>
        <w:ind w:left="3240" w:hanging="360"/>
      </w:pPr>
    </w:lvl>
  </w:abstractNum>
  <w:abstractNum w:abstractNumId="1">
    <w:nsid w:val="000A3130"/>
    <w:multiLevelType w:val="hybridMultilevel"/>
    <w:tmpl w:val="3ABCCBDE"/>
    <w:lvl w:ilvl="0" w:tplc="2DB860F0">
      <w:start w:val="2"/>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2AB0A0B"/>
    <w:multiLevelType w:val="hybridMultilevel"/>
    <w:tmpl w:val="FDB0DE7C"/>
    <w:lvl w:ilvl="0" w:tplc="040C000B">
      <w:start w:val="1"/>
      <w:numFmt w:val="bullet"/>
      <w:lvlText w:val=""/>
      <w:lvlJc w:val="left"/>
      <w:pPr>
        <w:tabs>
          <w:tab w:val="num" w:pos="720"/>
        </w:tabs>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C7605F"/>
    <w:multiLevelType w:val="hybridMultilevel"/>
    <w:tmpl w:val="F1502670"/>
    <w:lvl w:ilvl="0" w:tplc="05EA2D08">
      <w:start w:val="1"/>
      <w:numFmt w:val="bullet"/>
      <w:lvlText w:val="-"/>
      <w:lvlJc w:val="left"/>
      <w:pPr>
        <w:ind w:left="720" w:hanging="360"/>
      </w:pPr>
      <w:rPr>
        <w:rFonts w:ascii="Verdana" w:eastAsia="Times New Roman" w:hAnsi="Verdan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F35937"/>
    <w:multiLevelType w:val="hybridMultilevel"/>
    <w:tmpl w:val="D722CF2E"/>
    <w:lvl w:ilvl="0" w:tplc="0409000B">
      <w:start w:val="1"/>
      <w:numFmt w:val="bullet"/>
      <w:lvlText w:val=""/>
      <w:lvlJc w:val="left"/>
      <w:pPr>
        <w:ind w:left="2139" w:hanging="360"/>
      </w:pPr>
      <w:rPr>
        <w:rFonts w:ascii="Wingdings" w:hAnsi="Wingdings"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5">
    <w:nsid w:val="0C58510A"/>
    <w:multiLevelType w:val="multilevel"/>
    <w:tmpl w:val="FCF27344"/>
    <w:lvl w:ilvl="0">
      <w:start w:val="1"/>
      <w:numFmt w:val="bullet"/>
      <w:lvlText w:val=""/>
      <w:lvlJc w:val="left"/>
      <w:pPr>
        <w:tabs>
          <w:tab w:val="num" w:pos="284"/>
        </w:tabs>
        <w:ind w:left="340" w:hanging="227"/>
      </w:pPr>
      <w:rPr>
        <w:rFonts w:ascii="Symbol" w:hAnsi="Symbol" w:hint="default"/>
        <w:color w:val="581D7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0E8B2453"/>
    <w:multiLevelType w:val="hybridMultilevel"/>
    <w:tmpl w:val="567C5256"/>
    <w:lvl w:ilvl="0" w:tplc="040C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0287BD8"/>
    <w:multiLevelType w:val="hybridMultilevel"/>
    <w:tmpl w:val="D31A1B7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22B4075"/>
    <w:multiLevelType w:val="hybridMultilevel"/>
    <w:tmpl w:val="04B6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74610F2"/>
    <w:multiLevelType w:val="hybridMultilevel"/>
    <w:tmpl w:val="D34A7A3A"/>
    <w:lvl w:ilvl="0" w:tplc="FAA2BD04">
      <w:start w:val="1"/>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7DA4898"/>
    <w:multiLevelType w:val="hybridMultilevel"/>
    <w:tmpl w:val="7A905EEC"/>
    <w:lvl w:ilvl="0" w:tplc="0409000B">
      <w:start w:val="1"/>
      <w:numFmt w:val="bullet"/>
      <w:lvlText w:val=""/>
      <w:lvlJc w:val="left"/>
      <w:pPr>
        <w:ind w:left="2139" w:hanging="360"/>
      </w:pPr>
      <w:rPr>
        <w:rFonts w:ascii="Wingdings" w:hAnsi="Wingdings"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11">
    <w:nsid w:val="1CF0605A"/>
    <w:multiLevelType w:val="multilevel"/>
    <w:tmpl w:val="459AB5D8"/>
    <w:lvl w:ilvl="0">
      <w:start w:val="1"/>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nsid w:val="1F292407"/>
    <w:multiLevelType w:val="hybridMultilevel"/>
    <w:tmpl w:val="64848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2A83AA5"/>
    <w:multiLevelType w:val="hybridMultilevel"/>
    <w:tmpl w:val="F9BC4642"/>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2DF7A4B"/>
    <w:multiLevelType w:val="hybridMultilevel"/>
    <w:tmpl w:val="B13A91CC"/>
    <w:lvl w:ilvl="0" w:tplc="040C000B">
      <w:start w:val="1"/>
      <w:numFmt w:val="bullet"/>
      <w:lvlText w:val=""/>
      <w:lvlJc w:val="left"/>
      <w:pPr>
        <w:tabs>
          <w:tab w:val="num" w:pos="720"/>
        </w:tabs>
        <w:ind w:left="720" w:hanging="360"/>
      </w:pPr>
      <w:rPr>
        <w:rFonts w:ascii="Wingdings" w:hAnsi="Wingdings" w:hint="default"/>
      </w:rPr>
    </w:lvl>
    <w:lvl w:ilvl="1" w:tplc="B50E6CD2" w:tentative="1">
      <w:start w:val="1"/>
      <w:numFmt w:val="decimal"/>
      <w:lvlText w:val="%2."/>
      <w:lvlJc w:val="left"/>
      <w:pPr>
        <w:tabs>
          <w:tab w:val="num" w:pos="1440"/>
        </w:tabs>
        <w:ind w:left="1440" w:hanging="360"/>
      </w:pPr>
    </w:lvl>
    <w:lvl w:ilvl="2" w:tplc="34F4C272" w:tentative="1">
      <w:start w:val="1"/>
      <w:numFmt w:val="decimal"/>
      <w:lvlText w:val="%3."/>
      <w:lvlJc w:val="left"/>
      <w:pPr>
        <w:tabs>
          <w:tab w:val="num" w:pos="2160"/>
        </w:tabs>
        <w:ind w:left="2160" w:hanging="360"/>
      </w:pPr>
    </w:lvl>
    <w:lvl w:ilvl="3" w:tplc="29A6438E" w:tentative="1">
      <w:start w:val="1"/>
      <w:numFmt w:val="decimal"/>
      <w:lvlText w:val="%4."/>
      <w:lvlJc w:val="left"/>
      <w:pPr>
        <w:tabs>
          <w:tab w:val="num" w:pos="2880"/>
        </w:tabs>
        <w:ind w:left="2880" w:hanging="360"/>
      </w:pPr>
    </w:lvl>
    <w:lvl w:ilvl="4" w:tplc="10BEB472" w:tentative="1">
      <w:start w:val="1"/>
      <w:numFmt w:val="decimal"/>
      <w:lvlText w:val="%5."/>
      <w:lvlJc w:val="left"/>
      <w:pPr>
        <w:tabs>
          <w:tab w:val="num" w:pos="3600"/>
        </w:tabs>
        <w:ind w:left="3600" w:hanging="360"/>
      </w:pPr>
    </w:lvl>
    <w:lvl w:ilvl="5" w:tplc="14320612" w:tentative="1">
      <w:start w:val="1"/>
      <w:numFmt w:val="decimal"/>
      <w:lvlText w:val="%6."/>
      <w:lvlJc w:val="left"/>
      <w:pPr>
        <w:tabs>
          <w:tab w:val="num" w:pos="4320"/>
        </w:tabs>
        <w:ind w:left="4320" w:hanging="360"/>
      </w:pPr>
    </w:lvl>
    <w:lvl w:ilvl="6" w:tplc="5224AD56" w:tentative="1">
      <w:start w:val="1"/>
      <w:numFmt w:val="decimal"/>
      <w:lvlText w:val="%7."/>
      <w:lvlJc w:val="left"/>
      <w:pPr>
        <w:tabs>
          <w:tab w:val="num" w:pos="5040"/>
        </w:tabs>
        <w:ind w:left="5040" w:hanging="360"/>
      </w:pPr>
    </w:lvl>
    <w:lvl w:ilvl="7" w:tplc="3A0431EC" w:tentative="1">
      <w:start w:val="1"/>
      <w:numFmt w:val="decimal"/>
      <w:lvlText w:val="%8."/>
      <w:lvlJc w:val="left"/>
      <w:pPr>
        <w:tabs>
          <w:tab w:val="num" w:pos="5760"/>
        </w:tabs>
        <w:ind w:left="5760" w:hanging="360"/>
      </w:pPr>
    </w:lvl>
    <w:lvl w:ilvl="8" w:tplc="AF60AB1A" w:tentative="1">
      <w:start w:val="1"/>
      <w:numFmt w:val="decimal"/>
      <w:lvlText w:val="%9."/>
      <w:lvlJc w:val="left"/>
      <w:pPr>
        <w:tabs>
          <w:tab w:val="num" w:pos="6480"/>
        </w:tabs>
        <w:ind w:left="6480" w:hanging="360"/>
      </w:pPr>
    </w:lvl>
  </w:abstractNum>
  <w:abstractNum w:abstractNumId="15">
    <w:nsid w:val="23907E1E"/>
    <w:multiLevelType w:val="hybridMultilevel"/>
    <w:tmpl w:val="42CCD696"/>
    <w:lvl w:ilvl="0" w:tplc="E9947822">
      <w:start w:val="3"/>
      <w:numFmt w:val="decimal"/>
      <w:lvlText w:val="%1."/>
      <w:lvlJc w:val="left"/>
      <w:pPr>
        <w:tabs>
          <w:tab w:val="num" w:pos="720"/>
        </w:tabs>
        <w:ind w:left="720" w:hanging="360"/>
      </w:pPr>
    </w:lvl>
    <w:lvl w:ilvl="1" w:tplc="3C1C727C" w:tentative="1">
      <w:start w:val="1"/>
      <w:numFmt w:val="decimal"/>
      <w:lvlText w:val="%2."/>
      <w:lvlJc w:val="left"/>
      <w:pPr>
        <w:tabs>
          <w:tab w:val="num" w:pos="1440"/>
        </w:tabs>
        <w:ind w:left="1440" w:hanging="360"/>
      </w:pPr>
    </w:lvl>
    <w:lvl w:ilvl="2" w:tplc="671067E6">
      <w:start w:val="1"/>
      <w:numFmt w:val="decimal"/>
      <w:lvlText w:val="%3."/>
      <w:lvlJc w:val="left"/>
      <w:pPr>
        <w:tabs>
          <w:tab w:val="num" w:pos="2160"/>
        </w:tabs>
        <w:ind w:left="2160" w:hanging="360"/>
      </w:pPr>
    </w:lvl>
    <w:lvl w:ilvl="3" w:tplc="68FABBE4">
      <w:start w:val="1221"/>
      <w:numFmt w:val="bullet"/>
      <w:lvlText w:val="-"/>
      <w:lvlJc w:val="left"/>
      <w:pPr>
        <w:tabs>
          <w:tab w:val="num" w:pos="2880"/>
        </w:tabs>
        <w:ind w:left="2880" w:hanging="360"/>
      </w:pPr>
      <w:rPr>
        <w:rFonts w:ascii="Calibri" w:hAnsi="Calibri" w:hint="default"/>
      </w:rPr>
    </w:lvl>
    <w:lvl w:ilvl="4" w:tplc="8DF431B2">
      <w:start w:val="1"/>
      <w:numFmt w:val="decimal"/>
      <w:lvlText w:val="%5."/>
      <w:lvlJc w:val="left"/>
      <w:pPr>
        <w:tabs>
          <w:tab w:val="num" w:pos="3600"/>
        </w:tabs>
        <w:ind w:left="3600" w:hanging="360"/>
      </w:pPr>
    </w:lvl>
    <w:lvl w:ilvl="5" w:tplc="C7B86ED8" w:tentative="1">
      <w:start w:val="1"/>
      <w:numFmt w:val="decimal"/>
      <w:lvlText w:val="%6."/>
      <w:lvlJc w:val="left"/>
      <w:pPr>
        <w:tabs>
          <w:tab w:val="num" w:pos="4320"/>
        </w:tabs>
        <w:ind w:left="4320" w:hanging="360"/>
      </w:pPr>
    </w:lvl>
    <w:lvl w:ilvl="6" w:tplc="D0DE53B4" w:tentative="1">
      <w:start w:val="1"/>
      <w:numFmt w:val="decimal"/>
      <w:lvlText w:val="%7."/>
      <w:lvlJc w:val="left"/>
      <w:pPr>
        <w:tabs>
          <w:tab w:val="num" w:pos="5040"/>
        </w:tabs>
        <w:ind w:left="5040" w:hanging="360"/>
      </w:pPr>
    </w:lvl>
    <w:lvl w:ilvl="7" w:tplc="7A3A8CC4" w:tentative="1">
      <w:start w:val="1"/>
      <w:numFmt w:val="decimal"/>
      <w:lvlText w:val="%8."/>
      <w:lvlJc w:val="left"/>
      <w:pPr>
        <w:tabs>
          <w:tab w:val="num" w:pos="5760"/>
        </w:tabs>
        <w:ind w:left="5760" w:hanging="360"/>
      </w:pPr>
    </w:lvl>
    <w:lvl w:ilvl="8" w:tplc="AD1E007E" w:tentative="1">
      <w:start w:val="1"/>
      <w:numFmt w:val="decimal"/>
      <w:lvlText w:val="%9."/>
      <w:lvlJc w:val="left"/>
      <w:pPr>
        <w:tabs>
          <w:tab w:val="num" w:pos="6480"/>
        </w:tabs>
        <w:ind w:left="6480" w:hanging="360"/>
      </w:pPr>
    </w:lvl>
  </w:abstractNum>
  <w:abstractNum w:abstractNumId="16">
    <w:nsid w:val="243B1318"/>
    <w:multiLevelType w:val="hybridMultilevel"/>
    <w:tmpl w:val="711A8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7517EA"/>
    <w:multiLevelType w:val="hybridMultilevel"/>
    <w:tmpl w:val="24DA438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29F85787"/>
    <w:multiLevelType w:val="hybridMultilevel"/>
    <w:tmpl w:val="4D2042FE"/>
    <w:lvl w:ilvl="0" w:tplc="02DA9F78">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AA0381"/>
    <w:multiLevelType w:val="hybridMultilevel"/>
    <w:tmpl w:val="50F2D9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402E5482"/>
    <w:multiLevelType w:val="hybridMultilevel"/>
    <w:tmpl w:val="0DB6468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1">
    <w:nsid w:val="43F9681F"/>
    <w:multiLevelType w:val="hybridMultilevel"/>
    <w:tmpl w:val="112640EC"/>
    <w:lvl w:ilvl="0" w:tplc="46C0AF06">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C261074"/>
    <w:multiLevelType w:val="hybridMultilevel"/>
    <w:tmpl w:val="AB38EEB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F8F5776"/>
    <w:multiLevelType w:val="hybridMultilevel"/>
    <w:tmpl w:val="48DA437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508372FE"/>
    <w:multiLevelType w:val="multilevel"/>
    <w:tmpl w:val="B3B238F6"/>
    <w:lvl w:ilvl="0">
      <w:start w:val="1"/>
      <w:numFmt w:val="decimal"/>
      <w:lvlText w:val="%1."/>
      <w:lvlJc w:val="left"/>
      <w:pPr>
        <w:tabs>
          <w:tab w:val="num" w:pos="0"/>
        </w:tabs>
        <w:ind w:left="0" w:firstLine="0"/>
      </w:pPr>
      <w:rPr>
        <w:rFonts w:ascii="Verdana" w:hAnsi="Verdana" w:hint="default"/>
        <w:b/>
        <w:i w:val="0"/>
        <w:caps w:val="0"/>
        <w:strike w:val="0"/>
        <w:dstrike w:val="0"/>
        <w:vanish w:val="0"/>
        <w:color w:val="000000"/>
        <w:sz w:val="22"/>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0" w:firstLine="360"/>
      </w:pPr>
      <w:rPr>
        <w:rFonts w:ascii="Verdana" w:hAnsi="Verdana" w:hint="default"/>
        <w:b/>
        <w:i w:val="0"/>
        <w:caps w:val="0"/>
        <w:strike w:val="0"/>
        <w:dstrike w:val="0"/>
        <w:vanish w:val="0"/>
        <w:color w:val="auto"/>
        <w:sz w:val="22"/>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23"/>
        </w:tabs>
        <w:ind w:left="339" w:firstLine="1080"/>
      </w:pPr>
      <w:rPr>
        <w:rFonts w:ascii="Verdana" w:hAnsi="Verdana" w:hint="default"/>
        <w:b/>
        <w:i w:val="0"/>
        <w:color w:val="auto"/>
        <w:sz w:val="22"/>
        <w:szCs w:val="20"/>
        <w:u w:val="none"/>
      </w:rPr>
    </w:lvl>
    <w:lvl w:ilvl="3">
      <w:start w:val="1"/>
      <w:numFmt w:val="decimal"/>
      <w:lvlText w:val="%1.%2.%3.%4."/>
      <w:lvlJc w:val="left"/>
      <w:pPr>
        <w:tabs>
          <w:tab w:val="num" w:pos="1800"/>
        </w:tabs>
        <w:ind w:left="1728" w:hanging="648"/>
      </w:pPr>
      <w:rPr>
        <w:rFonts w:ascii="Times New Roman" w:hAnsi="Times New Roman" w:hint="default"/>
        <w:b/>
        <w:i w:val="0"/>
        <w:sz w:val="20"/>
        <w:szCs w:val="20"/>
      </w:rPr>
    </w:lvl>
    <w:lvl w:ilvl="4">
      <w:start w:val="1"/>
      <w:numFmt w:val="decimal"/>
      <w:lvlText w:val="%1.%2.%3.%4.%5."/>
      <w:lvlJc w:val="left"/>
      <w:pPr>
        <w:tabs>
          <w:tab w:val="num" w:pos="2520"/>
        </w:tabs>
        <w:ind w:left="2232" w:hanging="792"/>
      </w:pPr>
      <w:rPr>
        <w:rFonts w:ascii="Times New Roman" w:hAnsi="Times New Roman" w:hint="default"/>
        <w:b/>
        <w:i w:val="0"/>
        <w:sz w:val="20"/>
        <w:szCs w:val="20"/>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55A2415"/>
    <w:multiLevelType w:val="hybridMultilevel"/>
    <w:tmpl w:val="E4C018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75C1BF7"/>
    <w:multiLevelType w:val="multilevel"/>
    <w:tmpl w:val="4F74852C"/>
    <w:lvl w:ilvl="0">
      <w:start w:val="1"/>
      <w:numFmt w:val="decimal"/>
      <w:pStyle w:val="Heading1"/>
      <w:lvlText w:val="%1."/>
      <w:lvlJc w:val="left"/>
      <w:pPr>
        <w:tabs>
          <w:tab w:val="num" w:pos="5490"/>
        </w:tabs>
        <w:ind w:left="5490" w:hanging="360"/>
      </w:pPr>
      <w:rPr>
        <w:rFonts w:hint="default"/>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A8A259B"/>
    <w:multiLevelType w:val="hybridMultilevel"/>
    <w:tmpl w:val="C8DE9208"/>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637F4358"/>
    <w:multiLevelType w:val="hybridMultilevel"/>
    <w:tmpl w:val="A1D27B4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63923329"/>
    <w:multiLevelType w:val="hybridMultilevel"/>
    <w:tmpl w:val="0BC6193C"/>
    <w:lvl w:ilvl="0" w:tplc="6D468140">
      <w:start w:val="1"/>
      <w:numFmt w:val="bullet"/>
      <w:lvlText w:val=""/>
      <w:lvlPicBulletId w:val="1"/>
      <w:lvlJc w:val="left"/>
      <w:pPr>
        <w:ind w:left="360" w:hanging="360"/>
      </w:pPr>
      <w:rPr>
        <w:rFonts w:ascii="Symbol" w:hAnsi="Symbol" w:hint="default"/>
        <w:color w:val="auto"/>
      </w:rPr>
    </w:lvl>
    <w:lvl w:ilvl="1" w:tplc="5BDC9CFC">
      <w:start w:val="1"/>
      <w:numFmt w:val="bullet"/>
      <w:lvlText w:val=""/>
      <w:lvlPicBulletId w:val="2"/>
      <w:lvlJc w:val="left"/>
      <w:pPr>
        <w:ind w:left="1080" w:hanging="360"/>
      </w:pPr>
      <w:rPr>
        <w:rFonts w:ascii="Symbol" w:hAnsi="Symbol" w:hint="default"/>
        <w:color w:val="auto"/>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65D84B08"/>
    <w:multiLevelType w:val="hybridMultilevel"/>
    <w:tmpl w:val="4DC8737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1">
    <w:nsid w:val="67450C76"/>
    <w:multiLevelType w:val="multilevel"/>
    <w:tmpl w:val="24EE4224"/>
    <w:styleLink w:val="PucesListe"/>
    <w:lvl w:ilvl="0">
      <w:start w:val="1"/>
      <w:numFmt w:val="decimal"/>
      <w:lvlText w:val="%1."/>
      <w:lvlJc w:val="left"/>
      <w:pPr>
        <w:tabs>
          <w:tab w:val="num" w:pos="630"/>
        </w:tabs>
        <w:ind w:left="630" w:hanging="630"/>
      </w:pPr>
      <w:rPr>
        <w:rFonts w:hint="default"/>
        <w:color w:val="581D74"/>
      </w:rPr>
    </w:lvl>
    <w:lvl w:ilvl="1">
      <w:start w:val="1"/>
      <w:numFmt w:val="decimal"/>
      <w:pStyle w:val="Heading2"/>
      <w:lvlText w:val="%1.%2."/>
      <w:lvlJc w:val="left"/>
      <w:pPr>
        <w:tabs>
          <w:tab w:val="num" w:pos="1428"/>
        </w:tabs>
        <w:ind w:left="1428" w:hanging="720"/>
      </w:pPr>
      <w:rPr>
        <w:rFonts w:hint="default"/>
      </w:rPr>
    </w:lvl>
    <w:lvl w:ilvl="2">
      <w:start w:val="1"/>
      <w:numFmt w:val="decimal"/>
      <w:lvlText w:val="%1.%2.%3."/>
      <w:lvlJc w:val="left"/>
      <w:pPr>
        <w:tabs>
          <w:tab w:val="num" w:pos="2496"/>
        </w:tabs>
        <w:ind w:left="2496" w:hanging="108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4272"/>
        </w:tabs>
        <w:ind w:left="4272" w:hanging="1440"/>
      </w:pPr>
      <w:rPr>
        <w:rFonts w:hint="default"/>
      </w:rPr>
    </w:lvl>
    <w:lvl w:ilvl="5">
      <w:start w:val="1"/>
      <w:numFmt w:val="decimal"/>
      <w:lvlText w:val="%1.%2.%3.%4.%5.%6."/>
      <w:lvlJc w:val="left"/>
      <w:pPr>
        <w:tabs>
          <w:tab w:val="num" w:pos="5340"/>
        </w:tabs>
        <w:ind w:left="5340" w:hanging="1800"/>
      </w:pPr>
      <w:rPr>
        <w:rFonts w:hint="default"/>
      </w:rPr>
    </w:lvl>
    <w:lvl w:ilvl="6">
      <w:start w:val="1"/>
      <w:numFmt w:val="decimal"/>
      <w:lvlText w:val="%1.%2.%3.%4.%5.%6.%7."/>
      <w:lvlJc w:val="left"/>
      <w:pPr>
        <w:tabs>
          <w:tab w:val="num" w:pos="6408"/>
        </w:tabs>
        <w:ind w:left="6408" w:hanging="2160"/>
      </w:pPr>
      <w:rPr>
        <w:rFonts w:hint="default"/>
      </w:rPr>
    </w:lvl>
    <w:lvl w:ilvl="7">
      <w:start w:val="1"/>
      <w:numFmt w:val="decimal"/>
      <w:lvlText w:val="%1.%2.%3.%4.%5.%6.%7.%8."/>
      <w:lvlJc w:val="left"/>
      <w:pPr>
        <w:tabs>
          <w:tab w:val="num" w:pos="7116"/>
        </w:tabs>
        <w:ind w:left="7116" w:hanging="2160"/>
      </w:pPr>
      <w:rPr>
        <w:rFonts w:hint="default"/>
      </w:rPr>
    </w:lvl>
    <w:lvl w:ilvl="8">
      <w:start w:val="1"/>
      <w:numFmt w:val="decimal"/>
      <w:lvlText w:val="%1.%2.%3.%4.%5.%6.%7.%8.%9."/>
      <w:lvlJc w:val="left"/>
      <w:pPr>
        <w:tabs>
          <w:tab w:val="num" w:pos="8184"/>
        </w:tabs>
        <w:ind w:left="8184" w:hanging="2520"/>
      </w:pPr>
      <w:rPr>
        <w:rFonts w:hint="default"/>
      </w:rPr>
    </w:lvl>
  </w:abstractNum>
  <w:abstractNum w:abstractNumId="32">
    <w:nsid w:val="6A1612C3"/>
    <w:multiLevelType w:val="hybridMultilevel"/>
    <w:tmpl w:val="EA08D012"/>
    <w:lvl w:ilvl="0" w:tplc="0409000B">
      <w:start w:val="1"/>
      <w:numFmt w:val="bullet"/>
      <w:lvlText w:val=""/>
      <w:lvlJc w:val="left"/>
      <w:pPr>
        <w:ind w:left="2139" w:hanging="360"/>
      </w:pPr>
      <w:rPr>
        <w:rFonts w:ascii="Wingdings" w:hAnsi="Wingdings"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33">
    <w:nsid w:val="6BFF5CB2"/>
    <w:multiLevelType w:val="hybridMultilevel"/>
    <w:tmpl w:val="3CF4BAA8"/>
    <w:lvl w:ilvl="0" w:tplc="040C0001">
      <w:start w:val="1"/>
      <w:numFmt w:val="bullet"/>
      <w:lvlText w:val=""/>
      <w:lvlJc w:val="left"/>
      <w:pPr>
        <w:ind w:left="644" w:hanging="360"/>
      </w:pPr>
      <w:rPr>
        <w:rFonts w:ascii="Symbol" w:hAnsi="Symbol"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4">
    <w:nsid w:val="6C4847CB"/>
    <w:multiLevelType w:val="hybridMultilevel"/>
    <w:tmpl w:val="2EA28708"/>
    <w:lvl w:ilvl="0" w:tplc="8BC21EC8">
      <w:start w:val="4"/>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0F254B2"/>
    <w:multiLevelType w:val="hybridMultilevel"/>
    <w:tmpl w:val="DEAC0D7A"/>
    <w:lvl w:ilvl="0" w:tplc="040C000B">
      <w:start w:val="1"/>
      <w:numFmt w:val="bullet"/>
      <w:lvlText w:val=""/>
      <w:lvlJc w:val="left"/>
      <w:pPr>
        <w:ind w:left="1779" w:hanging="360"/>
      </w:pPr>
      <w:rPr>
        <w:rFonts w:ascii="Wingdings" w:hAnsi="Wingdings" w:hint="default"/>
      </w:rPr>
    </w:lvl>
    <w:lvl w:ilvl="1" w:tplc="040C0003" w:tentative="1">
      <w:start w:val="1"/>
      <w:numFmt w:val="bullet"/>
      <w:lvlText w:val="o"/>
      <w:lvlJc w:val="left"/>
      <w:pPr>
        <w:ind w:left="2499" w:hanging="360"/>
      </w:pPr>
      <w:rPr>
        <w:rFonts w:ascii="Courier New" w:hAnsi="Courier New" w:cs="Courier New" w:hint="default"/>
      </w:rPr>
    </w:lvl>
    <w:lvl w:ilvl="2" w:tplc="040C0005" w:tentative="1">
      <w:start w:val="1"/>
      <w:numFmt w:val="bullet"/>
      <w:lvlText w:val=""/>
      <w:lvlJc w:val="left"/>
      <w:pPr>
        <w:ind w:left="3219" w:hanging="360"/>
      </w:pPr>
      <w:rPr>
        <w:rFonts w:ascii="Wingdings" w:hAnsi="Wingdings" w:hint="default"/>
      </w:rPr>
    </w:lvl>
    <w:lvl w:ilvl="3" w:tplc="040C0001" w:tentative="1">
      <w:start w:val="1"/>
      <w:numFmt w:val="bullet"/>
      <w:lvlText w:val=""/>
      <w:lvlJc w:val="left"/>
      <w:pPr>
        <w:ind w:left="3939" w:hanging="360"/>
      </w:pPr>
      <w:rPr>
        <w:rFonts w:ascii="Symbol" w:hAnsi="Symbol" w:hint="default"/>
      </w:rPr>
    </w:lvl>
    <w:lvl w:ilvl="4" w:tplc="040C0003" w:tentative="1">
      <w:start w:val="1"/>
      <w:numFmt w:val="bullet"/>
      <w:lvlText w:val="o"/>
      <w:lvlJc w:val="left"/>
      <w:pPr>
        <w:ind w:left="4659" w:hanging="360"/>
      </w:pPr>
      <w:rPr>
        <w:rFonts w:ascii="Courier New" w:hAnsi="Courier New" w:cs="Courier New" w:hint="default"/>
      </w:rPr>
    </w:lvl>
    <w:lvl w:ilvl="5" w:tplc="040C0005" w:tentative="1">
      <w:start w:val="1"/>
      <w:numFmt w:val="bullet"/>
      <w:lvlText w:val=""/>
      <w:lvlJc w:val="left"/>
      <w:pPr>
        <w:ind w:left="5379" w:hanging="360"/>
      </w:pPr>
      <w:rPr>
        <w:rFonts w:ascii="Wingdings" w:hAnsi="Wingdings" w:hint="default"/>
      </w:rPr>
    </w:lvl>
    <w:lvl w:ilvl="6" w:tplc="040C0001" w:tentative="1">
      <w:start w:val="1"/>
      <w:numFmt w:val="bullet"/>
      <w:lvlText w:val=""/>
      <w:lvlJc w:val="left"/>
      <w:pPr>
        <w:ind w:left="6099" w:hanging="360"/>
      </w:pPr>
      <w:rPr>
        <w:rFonts w:ascii="Symbol" w:hAnsi="Symbol" w:hint="default"/>
      </w:rPr>
    </w:lvl>
    <w:lvl w:ilvl="7" w:tplc="040C0003" w:tentative="1">
      <w:start w:val="1"/>
      <w:numFmt w:val="bullet"/>
      <w:lvlText w:val="o"/>
      <w:lvlJc w:val="left"/>
      <w:pPr>
        <w:ind w:left="6819" w:hanging="360"/>
      </w:pPr>
      <w:rPr>
        <w:rFonts w:ascii="Courier New" w:hAnsi="Courier New" w:cs="Courier New" w:hint="default"/>
      </w:rPr>
    </w:lvl>
    <w:lvl w:ilvl="8" w:tplc="040C0005" w:tentative="1">
      <w:start w:val="1"/>
      <w:numFmt w:val="bullet"/>
      <w:lvlText w:val=""/>
      <w:lvlJc w:val="left"/>
      <w:pPr>
        <w:ind w:left="7539" w:hanging="360"/>
      </w:pPr>
      <w:rPr>
        <w:rFonts w:ascii="Wingdings" w:hAnsi="Wingdings" w:hint="default"/>
      </w:rPr>
    </w:lvl>
  </w:abstractNum>
  <w:abstractNum w:abstractNumId="36">
    <w:nsid w:val="72015CCA"/>
    <w:multiLevelType w:val="hybridMultilevel"/>
    <w:tmpl w:val="0B3EAC6E"/>
    <w:lvl w:ilvl="0" w:tplc="0409000B">
      <w:start w:val="1"/>
      <w:numFmt w:val="bullet"/>
      <w:lvlText w:val=""/>
      <w:lvlJc w:val="left"/>
      <w:pPr>
        <w:ind w:left="2139" w:hanging="360"/>
      </w:pPr>
      <w:rPr>
        <w:rFonts w:ascii="Wingdings" w:hAnsi="Wingdings"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37">
    <w:nsid w:val="785478F8"/>
    <w:multiLevelType w:val="hybridMultilevel"/>
    <w:tmpl w:val="B890E6EC"/>
    <w:lvl w:ilvl="0" w:tplc="0409000B">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8">
    <w:nsid w:val="790630ED"/>
    <w:multiLevelType w:val="multilevel"/>
    <w:tmpl w:val="43FEE1AE"/>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9">
    <w:nsid w:val="7F8E4DBC"/>
    <w:multiLevelType w:val="hybridMultilevel"/>
    <w:tmpl w:val="71646C3E"/>
    <w:lvl w:ilvl="0" w:tplc="F092C8D0">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lvlOverride w:ilvl="1">
      <w:lvl w:ilvl="1">
        <w:start w:val="1"/>
        <w:numFmt w:val="decimal"/>
        <w:pStyle w:val="Heading2"/>
        <w:lvlText w:val="%1.%2."/>
        <w:lvlJc w:val="left"/>
        <w:pPr>
          <w:tabs>
            <w:tab w:val="num" w:pos="1428"/>
          </w:tabs>
          <w:ind w:left="1428" w:hanging="720"/>
        </w:pPr>
        <w:rPr>
          <w:rFonts w:hint="default"/>
        </w:rPr>
      </w:lvl>
    </w:lvlOverride>
  </w:num>
  <w:num w:numId="2">
    <w:abstractNumId w:val="5"/>
  </w:num>
  <w:num w:numId="3">
    <w:abstractNumId w:val="26"/>
  </w:num>
  <w:num w:numId="4">
    <w:abstractNumId w:val="0"/>
  </w:num>
  <w:num w:numId="5">
    <w:abstractNumId w:val="24"/>
  </w:num>
  <w:num w:numId="6">
    <w:abstractNumId w:val="34"/>
  </w:num>
  <w:num w:numId="7">
    <w:abstractNumId w:val="15"/>
  </w:num>
  <w:num w:numId="8">
    <w:abstractNumId w:val="31"/>
  </w:num>
  <w:num w:numId="9">
    <w:abstractNumId w:val="9"/>
  </w:num>
  <w:num w:numId="10">
    <w:abstractNumId w:val="3"/>
  </w:num>
  <w:num w:numId="11">
    <w:abstractNumId w:val="21"/>
  </w:num>
  <w:num w:numId="12">
    <w:abstractNumId w:val="11"/>
  </w:num>
  <w:num w:numId="13">
    <w:abstractNumId w:val="38"/>
  </w:num>
  <w:num w:numId="14">
    <w:abstractNumId w:val="33"/>
  </w:num>
  <w:num w:numId="15">
    <w:abstractNumId w:val="30"/>
  </w:num>
  <w:num w:numId="16">
    <w:abstractNumId w:val="35"/>
  </w:num>
  <w:num w:numId="17">
    <w:abstractNumId w:val="14"/>
  </w:num>
  <w:num w:numId="18">
    <w:abstractNumId w:val="2"/>
  </w:num>
  <w:num w:numId="19">
    <w:abstractNumId w:val="1"/>
  </w:num>
  <w:num w:numId="20">
    <w:abstractNumId w:val="4"/>
  </w:num>
  <w:num w:numId="21">
    <w:abstractNumId w:val="36"/>
  </w:num>
  <w:num w:numId="22">
    <w:abstractNumId w:val="10"/>
  </w:num>
  <w:num w:numId="23">
    <w:abstractNumId w:val="32"/>
  </w:num>
  <w:num w:numId="24">
    <w:abstractNumId w:val="37"/>
  </w:num>
  <w:num w:numId="25">
    <w:abstractNumId w:val="12"/>
  </w:num>
  <w:num w:numId="26">
    <w:abstractNumId w:val="20"/>
  </w:num>
  <w:num w:numId="27">
    <w:abstractNumId w:val="39"/>
  </w:num>
  <w:num w:numId="28">
    <w:abstractNumId w:val="16"/>
  </w:num>
  <w:num w:numId="29">
    <w:abstractNumId w:val="17"/>
  </w:num>
  <w:num w:numId="30">
    <w:abstractNumId w:val="22"/>
  </w:num>
  <w:num w:numId="31">
    <w:abstractNumId w:val="29"/>
  </w:num>
  <w:num w:numId="32">
    <w:abstractNumId w:val="25"/>
  </w:num>
  <w:num w:numId="33">
    <w:abstractNumId w:val="8"/>
  </w:num>
  <w:num w:numId="34">
    <w:abstractNumId w:val="19"/>
  </w:num>
  <w:num w:numId="35">
    <w:abstractNumId w:val="27"/>
  </w:num>
  <w:num w:numId="36">
    <w:abstractNumId w:val="7"/>
  </w:num>
  <w:num w:numId="37">
    <w:abstractNumId w:val="18"/>
  </w:num>
  <w:num w:numId="38">
    <w:abstractNumId w:val="28"/>
  </w:num>
  <w:num w:numId="39">
    <w:abstractNumId w:val="13"/>
  </w:num>
  <w:num w:numId="40">
    <w:abstractNumId w:val="6"/>
  </w:num>
  <w:num w:numId="41">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C4E"/>
    <w:rsid w:val="00007FE5"/>
    <w:rsid w:val="00022CC4"/>
    <w:rsid w:val="000243EA"/>
    <w:rsid w:val="00025030"/>
    <w:rsid w:val="0002568E"/>
    <w:rsid w:val="00025D74"/>
    <w:rsid w:val="000335FD"/>
    <w:rsid w:val="0003415D"/>
    <w:rsid w:val="00036B08"/>
    <w:rsid w:val="00036E72"/>
    <w:rsid w:val="0003725A"/>
    <w:rsid w:val="000420F9"/>
    <w:rsid w:val="000421CC"/>
    <w:rsid w:val="00052D1A"/>
    <w:rsid w:val="000650E1"/>
    <w:rsid w:val="00067F69"/>
    <w:rsid w:val="00071E94"/>
    <w:rsid w:val="00075CF0"/>
    <w:rsid w:val="000838C3"/>
    <w:rsid w:val="00087192"/>
    <w:rsid w:val="00092114"/>
    <w:rsid w:val="00095005"/>
    <w:rsid w:val="00095652"/>
    <w:rsid w:val="000B10DA"/>
    <w:rsid w:val="000B1529"/>
    <w:rsid w:val="000C4B48"/>
    <w:rsid w:val="000D0344"/>
    <w:rsid w:val="000D4DDE"/>
    <w:rsid w:val="000D5C31"/>
    <w:rsid w:val="000E0EB2"/>
    <w:rsid w:val="000E1B32"/>
    <w:rsid w:val="000E1F88"/>
    <w:rsid w:val="000E6250"/>
    <w:rsid w:val="00100539"/>
    <w:rsid w:val="00102A63"/>
    <w:rsid w:val="00111C45"/>
    <w:rsid w:val="00113688"/>
    <w:rsid w:val="00113BB1"/>
    <w:rsid w:val="0011637B"/>
    <w:rsid w:val="001209BF"/>
    <w:rsid w:val="001235ED"/>
    <w:rsid w:val="00123CE2"/>
    <w:rsid w:val="00126AC8"/>
    <w:rsid w:val="00126F89"/>
    <w:rsid w:val="00130383"/>
    <w:rsid w:val="00134AD8"/>
    <w:rsid w:val="00136B01"/>
    <w:rsid w:val="0014029D"/>
    <w:rsid w:val="001407E8"/>
    <w:rsid w:val="00140EE7"/>
    <w:rsid w:val="00144F53"/>
    <w:rsid w:val="00146FA5"/>
    <w:rsid w:val="001558F8"/>
    <w:rsid w:val="00156CAC"/>
    <w:rsid w:val="00161964"/>
    <w:rsid w:val="00166C2F"/>
    <w:rsid w:val="001711C6"/>
    <w:rsid w:val="00174204"/>
    <w:rsid w:val="0017516F"/>
    <w:rsid w:val="0017660F"/>
    <w:rsid w:val="00177A9F"/>
    <w:rsid w:val="00180DEC"/>
    <w:rsid w:val="0018638C"/>
    <w:rsid w:val="00191DC2"/>
    <w:rsid w:val="001B780F"/>
    <w:rsid w:val="001C004D"/>
    <w:rsid w:val="001C0D69"/>
    <w:rsid w:val="001C27C0"/>
    <w:rsid w:val="001C5BB8"/>
    <w:rsid w:val="001C69A2"/>
    <w:rsid w:val="001D2F88"/>
    <w:rsid w:val="001E2A75"/>
    <w:rsid w:val="001F001D"/>
    <w:rsid w:val="001F2D96"/>
    <w:rsid w:val="002012C6"/>
    <w:rsid w:val="00201DBE"/>
    <w:rsid w:val="0020201B"/>
    <w:rsid w:val="00202D83"/>
    <w:rsid w:val="00206D20"/>
    <w:rsid w:val="00213C4F"/>
    <w:rsid w:val="0021528F"/>
    <w:rsid w:val="00216F76"/>
    <w:rsid w:val="00217786"/>
    <w:rsid w:val="002214E3"/>
    <w:rsid w:val="002247CD"/>
    <w:rsid w:val="00230B8F"/>
    <w:rsid w:val="002326CE"/>
    <w:rsid w:val="002451CC"/>
    <w:rsid w:val="00250282"/>
    <w:rsid w:val="002527C0"/>
    <w:rsid w:val="002606CC"/>
    <w:rsid w:val="00260D3E"/>
    <w:rsid w:val="00261EC7"/>
    <w:rsid w:val="002666BB"/>
    <w:rsid w:val="00275B2D"/>
    <w:rsid w:val="00280AB5"/>
    <w:rsid w:val="00281AB2"/>
    <w:rsid w:val="00282B8F"/>
    <w:rsid w:val="0028698E"/>
    <w:rsid w:val="00287022"/>
    <w:rsid w:val="00295038"/>
    <w:rsid w:val="002A3559"/>
    <w:rsid w:val="002B0B3D"/>
    <w:rsid w:val="002B0BAC"/>
    <w:rsid w:val="002B3C86"/>
    <w:rsid w:val="002B3E3C"/>
    <w:rsid w:val="002B65C9"/>
    <w:rsid w:val="002C3B30"/>
    <w:rsid w:val="002C5D67"/>
    <w:rsid w:val="002C7F0E"/>
    <w:rsid w:val="002D0E2E"/>
    <w:rsid w:val="002D5753"/>
    <w:rsid w:val="002E4607"/>
    <w:rsid w:val="002E4CE5"/>
    <w:rsid w:val="002E6FF3"/>
    <w:rsid w:val="002F2A91"/>
    <w:rsid w:val="002F3186"/>
    <w:rsid w:val="002F4781"/>
    <w:rsid w:val="002F4EA4"/>
    <w:rsid w:val="002F7956"/>
    <w:rsid w:val="00300E8B"/>
    <w:rsid w:val="0030369A"/>
    <w:rsid w:val="00306149"/>
    <w:rsid w:val="00310A7E"/>
    <w:rsid w:val="003116C6"/>
    <w:rsid w:val="00315A04"/>
    <w:rsid w:val="0032081E"/>
    <w:rsid w:val="003212BB"/>
    <w:rsid w:val="00321482"/>
    <w:rsid w:val="00321E1F"/>
    <w:rsid w:val="0032205D"/>
    <w:rsid w:val="00325B11"/>
    <w:rsid w:val="0032785D"/>
    <w:rsid w:val="00333C77"/>
    <w:rsid w:val="00334422"/>
    <w:rsid w:val="003364BA"/>
    <w:rsid w:val="00336714"/>
    <w:rsid w:val="0033762F"/>
    <w:rsid w:val="00340A35"/>
    <w:rsid w:val="00340CCC"/>
    <w:rsid w:val="00341A6C"/>
    <w:rsid w:val="003458A2"/>
    <w:rsid w:val="003458B6"/>
    <w:rsid w:val="003514E2"/>
    <w:rsid w:val="0035219B"/>
    <w:rsid w:val="00352734"/>
    <w:rsid w:val="00353334"/>
    <w:rsid w:val="0035525D"/>
    <w:rsid w:val="00364A1C"/>
    <w:rsid w:val="00366D4D"/>
    <w:rsid w:val="0036745C"/>
    <w:rsid w:val="00381254"/>
    <w:rsid w:val="00381B1F"/>
    <w:rsid w:val="0038248A"/>
    <w:rsid w:val="003877C5"/>
    <w:rsid w:val="00396D4F"/>
    <w:rsid w:val="00397341"/>
    <w:rsid w:val="003B170D"/>
    <w:rsid w:val="003B4D4E"/>
    <w:rsid w:val="003C4156"/>
    <w:rsid w:val="003C6620"/>
    <w:rsid w:val="003D01BA"/>
    <w:rsid w:val="003D06AA"/>
    <w:rsid w:val="003D276E"/>
    <w:rsid w:val="003D7A8B"/>
    <w:rsid w:val="003F2ADF"/>
    <w:rsid w:val="003F3811"/>
    <w:rsid w:val="004010C8"/>
    <w:rsid w:val="00410D57"/>
    <w:rsid w:val="00413FD5"/>
    <w:rsid w:val="00416345"/>
    <w:rsid w:val="00425F76"/>
    <w:rsid w:val="00435A9D"/>
    <w:rsid w:val="00440887"/>
    <w:rsid w:val="00442BB9"/>
    <w:rsid w:val="00445A61"/>
    <w:rsid w:val="004471C1"/>
    <w:rsid w:val="0044725D"/>
    <w:rsid w:val="00447CD2"/>
    <w:rsid w:val="00450811"/>
    <w:rsid w:val="00450ADF"/>
    <w:rsid w:val="004544F8"/>
    <w:rsid w:val="00461BFB"/>
    <w:rsid w:val="0046667B"/>
    <w:rsid w:val="00482255"/>
    <w:rsid w:val="00482A9E"/>
    <w:rsid w:val="00484AD4"/>
    <w:rsid w:val="004868F1"/>
    <w:rsid w:val="00491706"/>
    <w:rsid w:val="004920BD"/>
    <w:rsid w:val="00495082"/>
    <w:rsid w:val="004960A3"/>
    <w:rsid w:val="004A23CE"/>
    <w:rsid w:val="004B06BA"/>
    <w:rsid w:val="004B18C5"/>
    <w:rsid w:val="004C0EE7"/>
    <w:rsid w:val="004C236D"/>
    <w:rsid w:val="004D291E"/>
    <w:rsid w:val="004E4DD9"/>
    <w:rsid w:val="004E50C2"/>
    <w:rsid w:val="004F06ED"/>
    <w:rsid w:val="004F1C4E"/>
    <w:rsid w:val="004F4B40"/>
    <w:rsid w:val="004F5233"/>
    <w:rsid w:val="00517A4D"/>
    <w:rsid w:val="00524DAB"/>
    <w:rsid w:val="00524E67"/>
    <w:rsid w:val="00533F89"/>
    <w:rsid w:val="00534E65"/>
    <w:rsid w:val="00536E2D"/>
    <w:rsid w:val="00545E8E"/>
    <w:rsid w:val="005509D9"/>
    <w:rsid w:val="00553F77"/>
    <w:rsid w:val="0056205E"/>
    <w:rsid w:val="00563E32"/>
    <w:rsid w:val="005651D5"/>
    <w:rsid w:val="005809EB"/>
    <w:rsid w:val="00586C1C"/>
    <w:rsid w:val="00587CBE"/>
    <w:rsid w:val="0059285B"/>
    <w:rsid w:val="005934CA"/>
    <w:rsid w:val="00593C9A"/>
    <w:rsid w:val="00596AED"/>
    <w:rsid w:val="005A6C15"/>
    <w:rsid w:val="005B0246"/>
    <w:rsid w:val="005B091A"/>
    <w:rsid w:val="005B7E11"/>
    <w:rsid w:val="005C3D85"/>
    <w:rsid w:val="005D2D16"/>
    <w:rsid w:val="005D2FBB"/>
    <w:rsid w:val="005E78D3"/>
    <w:rsid w:val="005F0E40"/>
    <w:rsid w:val="005F1942"/>
    <w:rsid w:val="005F4238"/>
    <w:rsid w:val="006002EE"/>
    <w:rsid w:val="006009F2"/>
    <w:rsid w:val="00601EA6"/>
    <w:rsid w:val="006072C4"/>
    <w:rsid w:val="006135F4"/>
    <w:rsid w:val="00614B49"/>
    <w:rsid w:val="006156BF"/>
    <w:rsid w:val="006233AD"/>
    <w:rsid w:val="006237E4"/>
    <w:rsid w:val="00633909"/>
    <w:rsid w:val="006358ED"/>
    <w:rsid w:val="00637533"/>
    <w:rsid w:val="00644D02"/>
    <w:rsid w:val="00645124"/>
    <w:rsid w:val="00645FFA"/>
    <w:rsid w:val="0064684C"/>
    <w:rsid w:val="006605C3"/>
    <w:rsid w:val="00662A94"/>
    <w:rsid w:val="00663302"/>
    <w:rsid w:val="006667C9"/>
    <w:rsid w:val="00680436"/>
    <w:rsid w:val="006826FB"/>
    <w:rsid w:val="00683474"/>
    <w:rsid w:val="006B1C5E"/>
    <w:rsid w:val="006D0C15"/>
    <w:rsid w:val="006D63DF"/>
    <w:rsid w:val="006E0F15"/>
    <w:rsid w:val="006E3D6E"/>
    <w:rsid w:val="006E4D55"/>
    <w:rsid w:val="006E51A8"/>
    <w:rsid w:val="006E6F50"/>
    <w:rsid w:val="006F35BD"/>
    <w:rsid w:val="006F57F8"/>
    <w:rsid w:val="006F5E0E"/>
    <w:rsid w:val="006F6346"/>
    <w:rsid w:val="00705BF5"/>
    <w:rsid w:val="00712078"/>
    <w:rsid w:val="007147E0"/>
    <w:rsid w:val="00714859"/>
    <w:rsid w:val="00714901"/>
    <w:rsid w:val="00714A9C"/>
    <w:rsid w:val="00717766"/>
    <w:rsid w:val="00735ABF"/>
    <w:rsid w:val="00735C1C"/>
    <w:rsid w:val="007411FB"/>
    <w:rsid w:val="00741B00"/>
    <w:rsid w:val="0074279C"/>
    <w:rsid w:val="007446C6"/>
    <w:rsid w:val="00746048"/>
    <w:rsid w:val="00746A72"/>
    <w:rsid w:val="007506B8"/>
    <w:rsid w:val="0075545B"/>
    <w:rsid w:val="00757DDC"/>
    <w:rsid w:val="0076531E"/>
    <w:rsid w:val="00766222"/>
    <w:rsid w:val="0077442D"/>
    <w:rsid w:val="00790807"/>
    <w:rsid w:val="00790E69"/>
    <w:rsid w:val="00794B89"/>
    <w:rsid w:val="0079714C"/>
    <w:rsid w:val="007A035C"/>
    <w:rsid w:val="007A08D9"/>
    <w:rsid w:val="007A26BB"/>
    <w:rsid w:val="007A72A2"/>
    <w:rsid w:val="007B005F"/>
    <w:rsid w:val="007B029C"/>
    <w:rsid w:val="007B4AED"/>
    <w:rsid w:val="007B4C00"/>
    <w:rsid w:val="007C1A3E"/>
    <w:rsid w:val="007C3106"/>
    <w:rsid w:val="007C4E22"/>
    <w:rsid w:val="007E203A"/>
    <w:rsid w:val="007E7077"/>
    <w:rsid w:val="007F2DC6"/>
    <w:rsid w:val="007F4DD0"/>
    <w:rsid w:val="007F63CF"/>
    <w:rsid w:val="007F7B97"/>
    <w:rsid w:val="00804054"/>
    <w:rsid w:val="0080416D"/>
    <w:rsid w:val="008124BF"/>
    <w:rsid w:val="008201DD"/>
    <w:rsid w:val="00832411"/>
    <w:rsid w:val="008324A8"/>
    <w:rsid w:val="008354B3"/>
    <w:rsid w:val="008356C5"/>
    <w:rsid w:val="008443A6"/>
    <w:rsid w:val="00852B8C"/>
    <w:rsid w:val="00853CF5"/>
    <w:rsid w:val="00854C39"/>
    <w:rsid w:val="00855B0E"/>
    <w:rsid w:val="00862C95"/>
    <w:rsid w:val="0086417F"/>
    <w:rsid w:val="008749A9"/>
    <w:rsid w:val="008814AD"/>
    <w:rsid w:val="00891866"/>
    <w:rsid w:val="00897828"/>
    <w:rsid w:val="008A0018"/>
    <w:rsid w:val="008A3A1D"/>
    <w:rsid w:val="008A51BA"/>
    <w:rsid w:val="008A51D5"/>
    <w:rsid w:val="008B0558"/>
    <w:rsid w:val="008B18D7"/>
    <w:rsid w:val="008B3761"/>
    <w:rsid w:val="008B565F"/>
    <w:rsid w:val="008B6F54"/>
    <w:rsid w:val="008C2472"/>
    <w:rsid w:val="008C24BA"/>
    <w:rsid w:val="008C6739"/>
    <w:rsid w:val="008C67D6"/>
    <w:rsid w:val="008C697C"/>
    <w:rsid w:val="008E0C82"/>
    <w:rsid w:val="008E5B58"/>
    <w:rsid w:val="008E7EDC"/>
    <w:rsid w:val="008F0AF8"/>
    <w:rsid w:val="00900C74"/>
    <w:rsid w:val="00902633"/>
    <w:rsid w:val="0091230B"/>
    <w:rsid w:val="00921B31"/>
    <w:rsid w:val="009259E5"/>
    <w:rsid w:val="00931D86"/>
    <w:rsid w:val="0093238C"/>
    <w:rsid w:val="0093641D"/>
    <w:rsid w:val="00936ABC"/>
    <w:rsid w:val="009379ED"/>
    <w:rsid w:val="00940F72"/>
    <w:rsid w:val="00944353"/>
    <w:rsid w:val="00950810"/>
    <w:rsid w:val="00956072"/>
    <w:rsid w:val="00961426"/>
    <w:rsid w:val="00966095"/>
    <w:rsid w:val="00967C3F"/>
    <w:rsid w:val="0097634A"/>
    <w:rsid w:val="009776C9"/>
    <w:rsid w:val="00981707"/>
    <w:rsid w:val="00984947"/>
    <w:rsid w:val="00995DEB"/>
    <w:rsid w:val="009A6034"/>
    <w:rsid w:val="009B29B8"/>
    <w:rsid w:val="009C2B89"/>
    <w:rsid w:val="009C4154"/>
    <w:rsid w:val="009C4658"/>
    <w:rsid w:val="009D51CA"/>
    <w:rsid w:val="009E19FC"/>
    <w:rsid w:val="009E383F"/>
    <w:rsid w:val="009E7D83"/>
    <w:rsid w:val="009F2454"/>
    <w:rsid w:val="009F5BBC"/>
    <w:rsid w:val="00A018D5"/>
    <w:rsid w:val="00A01A95"/>
    <w:rsid w:val="00A030F6"/>
    <w:rsid w:val="00A110B3"/>
    <w:rsid w:val="00A153D6"/>
    <w:rsid w:val="00A202AF"/>
    <w:rsid w:val="00A22D16"/>
    <w:rsid w:val="00A22FC6"/>
    <w:rsid w:val="00A355E1"/>
    <w:rsid w:val="00A372B6"/>
    <w:rsid w:val="00A4156C"/>
    <w:rsid w:val="00A4380C"/>
    <w:rsid w:val="00A441EA"/>
    <w:rsid w:val="00A44F7D"/>
    <w:rsid w:val="00A46A7B"/>
    <w:rsid w:val="00A556AF"/>
    <w:rsid w:val="00A575F6"/>
    <w:rsid w:val="00A61684"/>
    <w:rsid w:val="00A62B9B"/>
    <w:rsid w:val="00A62D4B"/>
    <w:rsid w:val="00A64444"/>
    <w:rsid w:val="00A77BE9"/>
    <w:rsid w:val="00A84659"/>
    <w:rsid w:val="00A86658"/>
    <w:rsid w:val="00A90021"/>
    <w:rsid w:val="00A9238D"/>
    <w:rsid w:val="00A92953"/>
    <w:rsid w:val="00A96039"/>
    <w:rsid w:val="00AA2532"/>
    <w:rsid w:val="00AA38BC"/>
    <w:rsid w:val="00AA50F7"/>
    <w:rsid w:val="00AA52F2"/>
    <w:rsid w:val="00AA6823"/>
    <w:rsid w:val="00AB30C6"/>
    <w:rsid w:val="00AB6E58"/>
    <w:rsid w:val="00AD0F71"/>
    <w:rsid w:val="00AD5957"/>
    <w:rsid w:val="00AD63BE"/>
    <w:rsid w:val="00AD65DB"/>
    <w:rsid w:val="00AE063B"/>
    <w:rsid w:val="00AE11CC"/>
    <w:rsid w:val="00AE412F"/>
    <w:rsid w:val="00AE77DD"/>
    <w:rsid w:val="00AF131B"/>
    <w:rsid w:val="00AF4497"/>
    <w:rsid w:val="00B13420"/>
    <w:rsid w:val="00B25B9F"/>
    <w:rsid w:val="00B35BF6"/>
    <w:rsid w:val="00B44DD4"/>
    <w:rsid w:val="00B45ECD"/>
    <w:rsid w:val="00B45FA9"/>
    <w:rsid w:val="00B5225A"/>
    <w:rsid w:val="00B60424"/>
    <w:rsid w:val="00B65F3B"/>
    <w:rsid w:val="00B66317"/>
    <w:rsid w:val="00B827AB"/>
    <w:rsid w:val="00B84C32"/>
    <w:rsid w:val="00B8663F"/>
    <w:rsid w:val="00B91219"/>
    <w:rsid w:val="00B920C1"/>
    <w:rsid w:val="00BA3802"/>
    <w:rsid w:val="00BC37F0"/>
    <w:rsid w:val="00BC4142"/>
    <w:rsid w:val="00BD1ADC"/>
    <w:rsid w:val="00BD3EC5"/>
    <w:rsid w:val="00BE0B6B"/>
    <w:rsid w:val="00BE6820"/>
    <w:rsid w:val="00C00275"/>
    <w:rsid w:val="00C0162D"/>
    <w:rsid w:val="00C03A00"/>
    <w:rsid w:val="00C0476C"/>
    <w:rsid w:val="00C05141"/>
    <w:rsid w:val="00C1113E"/>
    <w:rsid w:val="00C112F6"/>
    <w:rsid w:val="00C209EC"/>
    <w:rsid w:val="00C20DCE"/>
    <w:rsid w:val="00C2555A"/>
    <w:rsid w:val="00C3314D"/>
    <w:rsid w:val="00C33294"/>
    <w:rsid w:val="00C344B8"/>
    <w:rsid w:val="00C34DA2"/>
    <w:rsid w:val="00C44EE1"/>
    <w:rsid w:val="00C458EE"/>
    <w:rsid w:val="00C4667D"/>
    <w:rsid w:val="00C52AFA"/>
    <w:rsid w:val="00C53F98"/>
    <w:rsid w:val="00C566BD"/>
    <w:rsid w:val="00C566E2"/>
    <w:rsid w:val="00C70E1E"/>
    <w:rsid w:val="00C735A0"/>
    <w:rsid w:val="00C75AC7"/>
    <w:rsid w:val="00C87A84"/>
    <w:rsid w:val="00C94EFC"/>
    <w:rsid w:val="00C95895"/>
    <w:rsid w:val="00C97C1E"/>
    <w:rsid w:val="00CA2D62"/>
    <w:rsid w:val="00CA5F91"/>
    <w:rsid w:val="00CB1154"/>
    <w:rsid w:val="00CC7EA5"/>
    <w:rsid w:val="00CD14D4"/>
    <w:rsid w:val="00CD4DCD"/>
    <w:rsid w:val="00CE31DF"/>
    <w:rsid w:val="00CE7BF6"/>
    <w:rsid w:val="00CF26E0"/>
    <w:rsid w:val="00CF47E9"/>
    <w:rsid w:val="00D0208E"/>
    <w:rsid w:val="00D0686D"/>
    <w:rsid w:val="00D23C95"/>
    <w:rsid w:val="00D260E3"/>
    <w:rsid w:val="00D325BE"/>
    <w:rsid w:val="00D330A4"/>
    <w:rsid w:val="00D41F36"/>
    <w:rsid w:val="00D46138"/>
    <w:rsid w:val="00D56786"/>
    <w:rsid w:val="00D57C2B"/>
    <w:rsid w:val="00D61464"/>
    <w:rsid w:val="00D61653"/>
    <w:rsid w:val="00D61ADD"/>
    <w:rsid w:val="00D63D87"/>
    <w:rsid w:val="00D73597"/>
    <w:rsid w:val="00D80D53"/>
    <w:rsid w:val="00D8507C"/>
    <w:rsid w:val="00D9087A"/>
    <w:rsid w:val="00D916FA"/>
    <w:rsid w:val="00D974DF"/>
    <w:rsid w:val="00DA160E"/>
    <w:rsid w:val="00DA46C6"/>
    <w:rsid w:val="00DB0EA1"/>
    <w:rsid w:val="00DB0F48"/>
    <w:rsid w:val="00DB3FE5"/>
    <w:rsid w:val="00DB4D33"/>
    <w:rsid w:val="00DB6E41"/>
    <w:rsid w:val="00DB7BD2"/>
    <w:rsid w:val="00DC44A2"/>
    <w:rsid w:val="00DC5B4B"/>
    <w:rsid w:val="00DC7E08"/>
    <w:rsid w:val="00DD02F3"/>
    <w:rsid w:val="00DD1D37"/>
    <w:rsid w:val="00DD5D50"/>
    <w:rsid w:val="00DD7762"/>
    <w:rsid w:val="00DE4618"/>
    <w:rsid w:val="00DF07B0"/>
    <w:rsid w:val="00DF19BD"/>
    <w:rsid w:val="00DF236B"/>
    <w:rsid w:val="00DF519C"/>
    <w:rsid w:val="00DF667A"/>
    <w:rsid w:val="00DF66FB"/>
    <w:rsid w:val="00DF7F79"/>
    <w:rsid w:val="00E0030C"/>
    <w:rsid w:val="00E02150"/>
    <w:rsid w:val="00E03D7A"/>
    <w:rsid w:val="00E165B6"/>
    <w:rsid w:val="00E25747"/>
    <w:rsid w:val="00E2723B"/>
    <w:rsid w:val="00E30237"/>
    <w:rsid w:val="00E32329"/>
    <w:rsid w:val="00E370C2"/>
    <w:rsid w:val="00E40CEA"/>
    <w:rsid w:val="00E524F9"/>
    <w:rsid w:val="00E5287C"/>
    <w:rsid w:val="00E52920"/>
    <w:rsid w:val="00E53CA0"/>
    <w:rsid w:val="00E61AB4"/>
    <w:rsid w:val="00E63535"/>
    <w:rsid w:val="00E64A04"/>
    <w:rsid w:val="00E83541"/>
    <w:rsid w:val="00ED32B0"/>
    <w:rsid w:val="00ED641E"/>
    <w:rsid w:val="00ED7B9B"/>
    <w:rsid w:val="00EE056A"/>
    <w:rsid w:val="00EE73FA"/>
    <w:rsid w:val="00EE7436"/>
    <w:rsid w:val="00EF3F54"/>
    <w:rsid w:val="00EF4203"/>
    <w:rsid w:val="00F0219E"/>
    <w:rsid w:val="00F11501"/>
    <w:rsid w:val="00F23C60"/>
    <w:rsid w:val="00F3697D"/>
    <w:rsid w:val="00F42A28"/>
    <w:rsid w:val="00F5224B"/>
    <w:rsid w:val="00F532C0"/>
    <w:rsid w:val="00F57E3F"/>
    <w:rsid w:val="00F72FC5"/>
    <w:rsid w:val="00F80442"/>
    <w:rsid w:val="00F80830"/>
    <w:rsid w:val="00F8141F"/>
    <w:rsid w:val="00F84396"/>
    <w:rsid w:val="00F843ED"/>
    <w:rsid w:val="00F87C7A"/>
    <w:rsid w:val="00F936FF"/>
    <w:rsid w:val="00F95ADE"/>
    <w:rsid w:val="00FA6691"/>
    <w:rsid w:val="00FA687F"/>
    <w:rsid w:val="00FB216B"/>
    <w:rsid w:val="00FB2207"/>
    <w:rsid w:val="00FC7F07"/>
    <w:rsid w:val="00FD0925"/>
    <w:rsid w:val="00FE37DD"/>
    <w:rsid w:val="00FF131B"/>
    <w:rsid w:val="00FF27B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uiPriority="10" w:qFormat="1"/>
    <w:lsdException w:name="Body Text" w:uiPriority="1" w:qFormat="1"/>
    <w:lsdException w:name="Subtitle" w:uiPriority="11"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23CE2"/>
    <w:rPr>
      <w:rFonts w:ascii="Verdana" w:hAnsi="Verdana"/>
    </w:rPr>
  </w:style>
  <w:style w:type="paragraph" w:styleId="Heading1">
    <w:name w:val="heading 1"/>
    <w:basedOn w:val="Normal"/>
    <w:next w:val="Normal"/>
    <w:link w:val="Heading1Char"/>
    <w:uiPriority w:val="9"/>
    <w:qFormat/>
    <w:rsid w:val="00BD3EC5"/>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autoRedefine/>
    <w:qFormat/>
    <w:rsid w:val="00D73597"/>
    <w:pPr>
      <w:keepNext/>
      <w:numPr>
        <w:ilvl w:val="1"/>
        <w:numId w:val="1"/>
      </w:numPr>
      <w:tabs>
        <w:tab w:val="clear" w:pos="1428"/>
      </w:tabs>
      <w:spacing w:before="240" w:after="60"/>
      <w:ind w:left="0" w:hanging="12"/>
      <w:jc w:val="both"/>
      <w:outlineLvl w:val="1"/>
    </w:pPr>
    <w:rPr>
      <w:rFonts w:ascii="Garamond" w:eastAsia="MS Mincho" w:hAnsi="Garamond" w:cs="Arial"/>
      <w:b/>
      <w:bCs/>
      <w:iCs/>
      <w:color w:val="333399"/>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46A7B"/>
    <w:pPr>
      <w:tabs>
        <w:tab w:val="center" w:pos="4536"/>
        <w:tab w:val="right" w:pos="9072"/>
      </w:tabs>
    </w:pPr>
  </w:style>
  <w:style w:type="paragraph" w:styleId="Footer">
    <w:name w:val="footer"/>
    <w:aliases w:val="pagination"/>
    <w:basedOn w:val="Normal"/>
    <w:rsid w:val="00A46A7B"/>
    <w:pPr>
      <w:tabs>
        <w:tab w:val="center" w:pos="4536"/>
        <w:tab w:val="right" w:pos="9072"/>
      </w:tabs>
    </w:pPr>
  </w:style>
  <w:style w:type="table" w:styleId="TableGrid">
    <w:name w:val="Table Grid"/>
    <w:aliases w:val="Tableau de base"/>
    <w:basedOn w:val="TableNormal"/>
    <w:rsid w:val="00A46A7B"/>
    <w:rPr>
      <w:rFonts w:ascii="Verdana" w:hAnsi="Verdana"/>
    </w:rPr>
    <w:tblPr>
      <w:tblBorders>
        <w:top w:val="single" w:sz="8" w:space="0" w:color="581D74"/>
        <w:bottom w:val="single" w:sz="8" w:space="0" w:color="581D74"/>
        <w:insideH w:val="single" w:sz="8" w:space="0" w:color="581D74"/>
      </w:tblBorders>
      <w:tblCellMar>
        <w:top w:w="108" w:type="dxa"/>
        <w:bottom w:w="108" w:type="dxa"/>
      </w:tblCellMar>
    </w:tblPr>
  </w:style>
  <w:style w:type="character" w:customStyle="1" w:styleId="TitreModele">
    <w:name w:val="TitreModele"/>
    <w:rsid w:val="00A46A7B"/>
    <w:rPr>
      <w:rFonts w:ascii="Verdana" w:hAnsi="Verdana"/>
      <w:b/>
      <w:bCs/>
      <w:color w:val="581D74"/>
      <w:sz w:val="26"/>
    </w:rPr>
  </w:style>
  <w:style w:type="paragraph" w:customStyle="1" w:styleId="Place-Date">
    <w:name w:val="Place-Date"/>
    <w:basedOn w:val="Normal"/>
    <w:rsid w:val="00A46A7B"/>
    <w:pPr>
      <w:jc w:val="right"/>
    </w:pPr>
  </w:style>
  <w:style w:type="character" w:customStyle="1" w:styleId="Objet">
    <w:name w:val="Objet"/>
    <w:rsid w:val="00A46A7B"/>
    <w:rPr>
      <w:rFonts w:ascii="Verdana" w:hAnsi="Verdana"/>
      <w:b/>
      <w:bCs/>
      <w:sz w:val="24"/>
    </w:rPr>
  </w:style>
  <w:style w:type="character" w:customStyle="1" w:styleId="Emetteur-Destinataire">
    <w:name w:val="Emetteur-Destinataire"/>
    <w:rsid w:val="00A46A7B"/>
    <w:rPr>
      <w:rFonts w:ascii="Verdana" w:hAnsi="Verdana"/>
      <w:b/>
      <w:bCs/>
      <w:sz w:val="20"/>
    </w:rPr>
  </w:style>
  <w:style w:type="paragraph" w:customStyle="1" w:styleId="Textecourant">
    <w:name w:val="Texte courant"/>
    <w:basedOn w:val="Normal"/>
    <w:link w:val="TextecourantCar"/>
    <w:rsid w:val="00A46A7B"/>
  </w:style>
  <w:style w:type="numbering" w:customStyle="1" w:styleId="PucesListe">
    <w:name w:val="Puces Liste"/>
    <w:basedOn w:val="NoList"/>
    <w:rsid w:val="00A46A7B"/>
    <w:pPr>
      <w:numPr>
        <w:numId w:val="8"/>
      </w:numPr>
    </w:pPr>
  </w:style>
  <w:style w:type="character" w:customStyle="1" w:styleId="TextecourantCar">
    <w:name w:val="Texte courant Car"/>
    <w:link w:val="Textecourant"/>
    <w:rsid w:val="00A46A7B"/>
    <w:rPr>
      <w:rFonts w:ascii="Verdana" w:hAnsi="Verdana"/>
      <w:lang w:val="fr-FR" w:eastAsia="fr-FR" w:bidi="ar-SA"/>
    </w:rPr>
  </w:style>
  <w:style w:type="paragraph" w:styleId="BalloonText">
    <w:name w:val="Balloon Text"/>
    <w:basedOn w:val="Normal"/>
    <w:link w:val="BalloonTextChar"/>
    <w:uiPriority w:val="99"/>
    <w:semiHidden/>
    <w:rsid w:val="00DB3FE5"/>
    <w:rPr>
      <w:rFonts w:ascii="Tahoma" w:hAnsi="Tahoma" w:cs="Tahoma"/>
      <w:sz w:val="16"/>
      <w:szCs w:val="16"/>
    </w:rPr>
  </w:style>
  <w:style w:type="paragraph" w:styleId="BodyText">
    <w:name w:val="Body Text"/>
    <w:basedOn w:val="Normal"/>
    <w:link w:val="BodyTextChar"/>
    <w:uiPriority w:val="1"/>
    <w:qFormat/>
    <w:rsid w:val="00A62D4B"/>
    <w:pPr>
      <w:spacing w:after="240" w:line="240" w:lineRule="atLeast"/>
      <w:ind w:firstLine="360"/>
      <w:jc w:val="both"/>
    </w:pPr>
    <w:rPr>
      <w:rFonts w:ascii="Garamond" w:hAnsi="Garamond"/>
      <w:sz w:val="22"/>
      <w:lang w:val="en-GB" w:eastAsia="en-US"/>
    </w:rPr>
  </w:style>
  <w:style w:type="character" w:customStyle="1" w:styleId="BodyTextChar">
    <w:name w:val="Body Text Char"/>
    <w:link w:val="BodyText"/>
    <w:rsid w:val="00A62D4B"/>
    <w:rPr>
      <w:rFonts w:ascii="Garamond" w:hAnsi="Garamond"/>
      <w:sz w:val="22"/>
      <w:lang w:val="en-GB" w:eastAsia="en-US" w:bidi="ar-SA"/>
    </w:rPr>
  </w:style>
  <w:style w:type="paragraph" w:styleId="ListParagraph">
    <w:name w:val="List Paragraph"/>
    <w:basedOn w:val="Normal"/>
    <w:uiPriority w:val="1"/>
    <w:qFormat/>
    <w:rsid w:val="00A62D4B"/>
    <w:pPr>
      <w:spacing w:after="200" w:line="276" w:lineRule="auto"/>
      <w:ind w:left="720"/>
      <w:contextualSpacing/>
    </w:pPr>
    <w:rPr>
      <w:rFonts w:ascii="Calibri" w:eastAsia="PMingLiU" w:hAnsi="Calibri" w:cs="Arial"/>
      <w:sz w:val="22"/>
      <w:szCs w:val="22"/>
      <w:lang w:eastAsia="zh-TW" w:bidi="he-IL"/>
    </w:rPr>
  </w:style>
  <w:style w:type="character" w:styleId="CommentReference">
    <w:name w:val="annotation reference"/>
    <w:semiHidden/>
    <w:rsid w:val="00123CE2"/>
    <w:rPr>
      <w:sz w:val="16"/>
      <w:szCs w:val="16"/>
    </w:rPr>
  </w:style>
  <w:style w:type="paragraph" w:styleId="CommentText">
    <w:name w:val="annotation text"/>
    <w:basedOn w:val="Normal"/>
    <w:semiHidden/>
    <w:rsid w:val="00123CE2"/>
  </w:style>
  <w:style w:type="paragraph" w:styleId="CommentSubject">
    <w:name w:val="annotation subject"/>
    <w:basedOn w:val="CommentText"/>
    <w:next w:val="CommentText"/>
    <w:semiHidden/>
    <w:rsid w:val="00123CE2"/>
    <w:rPr>
      <w:b/>
      <w:bCs/>
    </w:rPr>
  </w:style>
  <w:style w:type="paragraph" w:customStyle="1" w:styleId="DefinitionLev1">
    <w:name w:val="Definition Lev 1"/>
    <w:aliases w:val="D1"/>
    <w:basedOn w:val="Normal"/>
    <w:rsid w:val="00DD5D50"/>
    <w:pPr>
      <w:tabs>
        <w:tab w:val="num" w:pos="360"/>
      </w:tabs>
      <w:autoSpaceDE w:val="0"/>
      <w:autoSpaceDN w:val="0"/>
      <w:adjustRightInd w:val="0"/>
      <w:spacing w:before="240"/>
      <w:ind w:firstLine="720"/>
      <w:jc w:val="both"/>
    </w:pPr>
    <w:rPr>
      <w:rFonts w:ascii="Times New Roman" w:hAnsi="Times New Roman"/>
      <w:lang w:val="en-GB" w:eastAsia="en-US"/>
    </w:rPr>
  </w:style>
  <w:style w:type="paragraph" w:customStyle="1" w:styleId="DefinitionLev2">
    <w:name w:val="Definition Lev 2"/>
    <w:aliases w:val="D2"/>
    <w:basedOn w:val="Normal"/>
    <w:rsid w:val="00DD5D50"/>
    <w:pPr>
      <w:autoSpaceDE w:val="0"/>
      <w:autoSpaceDN w:val="0"/>
      <w:adjustRightInd w:val="0"/>
      <w:spacing w:before="240"/>
      <w:jc w:val="both"/>
    </w:pPr>
    <w:rPr>
      <w:rFonts w:ascii="Times New Roman" w:hAnsi="Times New Roman"/>
      <w:lang w:val="en-GB" w:eastAsia="en-US"/>
    </w:rPr>
  </w:style>
  <w:style w:type="paragraph" w:customStyle="1" w:styleId="DefinitionLev3">
    <w:name w:val="Definition Lev 3"/>
    <w:aliases w:val="D3"/>
    <w:basedOn w:val="Normal"/>
    <w:rsid w:val="00DD5D50"/>
    <w:pPr>
      <w:numPr>
        <w:ilvl w:val="2"/>
        <w:numId w:val="4"/>
      </w:numPr>
      <w:autoSpaceDE w:val="0"/>
      <w:autoSpaceDN w:val="0"/>
      <w:adjustRightInd w:val="0"/>
      <w:spacing w:before="240"/>
      <w:jc w:val="both"/>
    </w:pPr>
    <w:rPr>
      <w:rFonts w:ascii="Times New Roman" w:hAnsi="Times New Roman"/>
      <w:lang w:val="en-GB" w:eastAsia="en-US"/>
    </w:rPr>
  </w:style>
  <w:style w:type="paragraph" w:customStyle="1" w:styleId="DefinitionLev4">
    <w:name w:val="Definition Lev 4"/>
    <w:aliases w:val="D4"/>
    <w:basedOn w:val="Normal"/>
    <w:rsid w:val="00DD5D50"/>
    <w:pPr>
      <w:numPr>
        <w:ilvl w:val="3"/>
        <w:numId w:val="4"/>
      </w:numPr>
      <w:tabs>
        <w:tab w:val="clear" w:pos="3240"/>
      </w:tabs>
      <w:autoSpaceDE w:val="0"/>
      <w:autoSpaceDN w:val="0"/>
      <w:adjustRightInd w:val="0"/>
      <w:spacing w:before="240"/>
      <w:jc w:val="both"/>
    </w:pPr>
    <w:rPr>
      <w:rFonts w:ascii="Times New Roman" w:hAnsi="Times New Roman"/>
      <w:lang w:val="en-GB" w:eastAsia="en-US"/>
    </w:rPr>
  </w:style>
  <w:style w:type="paragraph" w:customStyle="1" w:styleId="DefinitionLev5">
    <w:name w:val="Definition Lev 5"/>
    <w:aliases w:val="D5"/>
    <w:basedOn w:val="Normal"/>
    <w:rsid w:val="00DD5D50"/>
    <w:pPr>
      <w:numPr>
        <w:ilvl w:val="4"/>
        <w:numId w:val="4"/>
      </w:numPr>
      <w:tabs>
        <w:tab w:val="clear" w:pos="3960"/>
      </w:tabs>
      <w:autoSpaceDE w:val="0"/>
      <w:autoSpaceDN w:val="0"/>
      <w:adjustRightInd w:val="0"/>
      <w:spacing w:before="240"/>
      <w:jc w:val="both"/>
    </w:pPr>
    <w:rPr>
      <w:rFonts w:ascii="Times New Roman" w:hAnsi="Times New Roman"/>
      <w:lang w:val="en-GB" w:eastAsia="en-US"/>
    </w:rPr>
  </w:style>
  <w:style w:type="paragraph" w:customStyle="1" w:styleId="DefinitionLev6">
    <w:name w:val="Definition Lev 6"/>
    <w:aliases w:val="D6"/>
    <w:basedOn w:val="Normal"/>
    <w:rsid w:val="00DD5D50"/>
    <w:pPr>
      <w:numPr>
        <w:ilvl w:val="5"/>
        <w:numId w:val="4"/>
      </w:numPr>
      <w:tabs>
        <w:tab w:val="clear" w:pos="4680"/>
      </w:tabs>
      <w:autoSpaceDE w:val="0"/>
      <w:autoSpaceDN w:val="0"/>
      <w:adjustRightInd w:val="0"/>
      <w:spacing w:before="240"/>
      <w:jc w:val="both"/>
    </w:pPr>
    <w:rPr>
      <w:rFonts w:ascii="Times New Roman" w:hAnsi="Times New Roman"/>
      <w:lang w:val="en-GB" w:eastAsia="en-US"/>
    </w:rPr>
  </w:style>
  <w:style w:type="paragraph" w:customStyle="1" w:styleId="AcknBlock">
    <w:name w:val="Ackn Block"/>
    <w:aliases w:val="AB"/>
    <w:basedOn w:val="Normal"/>
    <w:next w:val="Normal"/>
    <w:rsid w:val="00DD5D50"/>
    <w:pPr>
      <w:tabs>
        <w:tab w:val="left" w:pos="2880"/>
        <w:tab w:val="left" w:pos="3240"/>
      </w:tabs>
      <w:spacing w:before="720" w:after="240"/>
    </w:pPr>
    <w:rPr>
      <w:rFonts w:ascii="Times New Roman" w:hAnsi="Times New Roman"/>
      <w:lang w:val="en-GB" w:eastAsia="en-US"/>
    </w:rPr>
  </w:style>
  <w:style w:type="paragraph" w:customStyle="1" w:styleId="H2">
    <w:name w:val="H2"/>
    <w:basedOn w:val="Normal"/>
    <w:next w:val="Normal"/>
    <w:rsid w:val="00DD5D50"/>
    <w:pPr>
      <w:keepNext/>
      <w:spacing w:before="100" w:after="100"/>
      <w:outlineLvl w:val="2"/>
    </w:pPr>
    <w:rPr>
      <w:rFonts w:ascii="Times New Roman" w:hAnsi="Times New Roman"/>
      <w:b/>
      <w:snapToGrid w:val="0"/>
      <w:sz w:val="36"/>
      <w:lang w:val="en-US" w:eastAsia="en-US"/>
    </w:rPr>
  </w:style>
  <w:style w:type="paragraph" w:customStyle="1" w:styleId="DbutTexte">
    <w:name w:val="DébutTexte"/>
    <w:basedOn w:val="Normal"/>
    <w:rsid w:val="00921B31"/>
    <w:pPr>
      <w:spacing w:line="300" w:lineRule="atLeast"/>
      <w:ind w:left="851"/>
      <w:jc w:val="both"/>
    </w:pPr>
    <w:rPr>
      <w:rFonts w:ascii="Arial" w:hAnsi="Arial"/>
      <w:sz w:val="22"/>
      <w:szCs w:val="22"/>
    </w:rPr>
  </w:style>
  <w:style w:type="paragraph" w:styleId="NormalWeb">
    <w:name w:val="Normal (Web)"/>
    <w:basedOn w:val="Normal"/>
    <w:uiPriority w:val="99"/>
    <w:unhideWhenUsed/>
    <w:rsid w:val="00341A6C"/>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unhideWhenUsed/>
    <w:rsid w:val="003D01BA"/>
    <w:rPr>
      <w:color w:val="0000FF"/>
      <w:u w:val="single"/>
    </w:rPr>
  </w:style>
  <w:style w:type="paragraph" w:styleId="Title">
    <w:name w:val="Title"/>
    <w:basedOn w:val="Normal"/>
    <w:next w:val="Normal"/>
    <w:link w:val="TitleChar"/>
    <w:uiPriority w:val="10"/>
    <w:qFormat/>
    <w:rsid w:val="00BA3802"/>
    <w:pPr>
      <w:pBdr>
        <w:bottom w:val="single" w:sz="8" w:space="4" w:color="4F81BD" w:themeColor="accent1"/>
      </w:pBdr>
      <w:spacing w:after="240"/>
      <w:contextualSpacing/>
    </w:pPr>
    <w:rPr>
      <w:rFonts w:asciiTheme="majorHAnsi" w:eastAsiaTheme="majorEastAsia" w:hAnsiTheme="majorHAnsi" w:cstheme="minorHAnsi"/>
      <w:color w:val="17365D" w:themeColor="text2" w:themeShade="BF"/>
      <w:spacing w:val="5"/>
      <w:kern w:val="28"/>
      <w:sz w:val="52"/>
      <w:szCs w:val="52"/>
    </w:rPr>
  </w:style>
  <w:style w:type="character" w:customStyle="1" w:styleId="TitleChar">
    <w:name w:val="Title Char"/>
    <w:basedOn w:val="DefaultParagraphFont"/>
    <w:link w:val="Title"/>
    <w:uiPriority w:val="10"/>
    <w:rsid w:val="00BA3802"/>
    <w:rPr>
      <w:rFonts w:asciiTheme="majorHAnsi" w:eastAsiaTheme="majorEastAsia" w:hAnsiTheme="majorHAnsi" w:cstheme="minorHAnsi"/>
      <w:color w:val="17365D" w:themeColor="text2" w:themeShade="BF"/>
      <w:spacing w:val="5"/>
      <w:kern w:val="28"/>
      <w:sz w:val="52"/>
      <w:szCs w:val="52"/>
    </w:rPr>
  </w:style>
  <w:style w:type="paragraph" w:styleId="Subtitle">
    <w:name w:val="Subtitle"/>
    <w:basedOn w:val="Normal"/>
    <w:next w:val="Normal"/>
    <w:link w:val="SubtitleChar"/>
    <w:uiPriority w:val="11"/>
    <w:qFormat/>
    <w:rsid w:val="00BA3802"/>
    <w:pPr>
      <w:numPr>
        <w:ilvl w:val="1"/>
      </w:numPr>
      <w:spacing w:after="60"/>
    </w:pPr>
    <w:rPr>
      <w:rFonts w:asciiTheme="minorHAnsi" w:eastAsiaTheme="majorEastAsia" w:hAnsiTheme="minorHAnsi" w:cstheme="minorHAnsi"/>
      <w:i/>
      <w:iCs/>
      <w:color w:val="4F81BD" w:themeColor="accent1"/>
      <w:spacing w:val="15"/>
      <w:sz w:val="24"/>
      <w:szCs w:val="24"/>
    </w:rPr>
  </w:style>
  <w:style w:type="character" w:customStyle="1" w:styleId="SubtitleChar">
    <w:name w:val="Subtitle Char"/>
    <w:basedOn w:val="DefaultParagraphFont"/>
    <w:link w:val="Subtitle"/>
    <w:uiPriority w:val="11"/>
    <w:rsid w:val="00BA3802"/>
    <w:rPr>
      <w:rFonts w:asciiTheme="minorHAnsi" w:eastAsiaTheme="majorEastAsia" w:hAnsiTheme="minorHAnsi" w:cstheme="minorHAnsi"/>
      <w:i/>
      <w:iCs/>
      <w:color w:val="4F81BD" w:themeColor="accent1"/>
      <w:spacing w:val="15"/>
      <w:sz w:val="24"/>
      <w:szCs w:val="24"/>
    </w:rPr>
  </w:style>
  <w:style w:type="character" w:customStyle="1" w:styleId="Heading1Char">
    <w:name w:val="Heading 1 Char"/>
    <w:basedOn w:val="DefaultParagraphFont"/>
    <w:link w:val="Heading1"/>
    <w:uiPriority w:val="9"/>
    <w:rsid w:val="00BA3802"/>
    <w:rPr>
      <w:rFonts w:ascii="Arial" w:hAnsi="Arial" w:cs="Arial"/>
      <w:b/>
      <w:bCs/>
      <w:kern w:val="32"/>
      <w:sz w:val="32"/>
      <w:szCs w:val="32"/>
    </w:rPr>
  </w:style>
  <w:style w:type="paragraph" w:customStyle="1" w:styleId="Champstring">
    <w:name w:val="Champ string"/>
    <w:basedOn w:val="Subtitle"/>
    <w:link w:val="ChampstringCar"/>
    <w:rsid w:val="00BA3802"/>
    <w:rPr>
      <w:i w:val="0"/>
      <w:color w:val="000000" w:themeColor="text1"/>
    </w:rPr>
  </w:style>
  <w:style w:type="character" w:customStyle="1" w:styleId="ChampstringCar">
    <w:name w:val="Champ string Car"/>
    <w:basedOn w:val="SubtitleChar"/>
    <w:link w:val="Champstring"/>
    <w:rsid w:val="00BA3802"/>
    <w:rPr>
      <w:rFonts w:asciiTheme="minorHAnsi" w:eastAsiaTheme="majorEastAsia" w:hAnsiTheme="minorHAnsi" w:cstheme="minorHAnsi"/>
      <w:i w:val="0"/>
      <w:iCs/>
      <w:color w:val="000000" w:themeColor="text1"/>
      <w:spacing w:val="15"/>
      <w:sz w:val="24"/>
      <w:szCs w:val="24"/>
    </w:rPr>
  </w:style>
  <w:style w:type="paragraph" w:styleId="TOC1">
    <w:name w:val="toc 1"/>
    <w:basedOn w:val="Normal"/>
    <w:next w:val="Normal"/>
    <w:autoRedefine/>
    <w:uiPriority w:val="39"/>
    <w:unhideWhenUsed/>
    <w:rsid w:val="00BA3802"/>
    <w:pPr>
      <w:spacing w:after="100" w:line="276" w:lineRule="auto"/>
    </w:pPr>
    <w:rPr>
      <w:rFonts w:asciiTheme="minorHAnsi" w:eastAsiaTheme="minorEastAsia" w:hAnsiTheme="minorHAnsi" w:cstheme="minorBidi"/>
      <w:sz w:val="22"/>
      <w:szCs w:val="22"/>
    </w:rPr>
  </w:style>
  <w:style w:type="paragraph" w:customStyle="1" w:styleId="Champtexte">
    <w:name w:val="Champ texte"/>
    <w:basedOn w:val="Normal"/>
    <w:qFormat/>
    <w:rsid w:val="00BA3802"/>
    <w:pPr>
      <w:spacing w:after="200" w:line="180" w:lineRule="auto"/>
    </w:pPr>
    <w:rPr>
      <w:rFonts w:asciiTheme="minorHAnsi" w:eastAsiaTheme="minorEastAsia" w:hAnsiTheme="minorHAnsi" w:cstheme="minorBidi"/>
      <w:szCs w:val="22"/>
    </w:rPr>
  </w:style>
  <w:style w:type="table" w:customStyle="1" w:styleId="Trameclaire-Accent11">
    <w:name w:val="Trame claire - Accent 11"/>
    <w:basedOn w:val="TableNormal"/>
    <w:uiPriority w:val="60"/>
    <w:rsid w:val="006667C9"/>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NormalArial">
    <w:name w:val="Normal + Arial"/>
    <w:aliases w:val="9 pt,Indigo"/>
    <w:basedOn w:val="Normal"/>
    <w:rsid w:val="00735ABF"/>
    <w:rPr>
      <w:rFonts w:ascii="Arial" w:eastAsia="MS Mincho" w:hAnsi="Arial" w:cs="Arial"/>
      <w:sz w:val="18"/>
      <w:szCs w:val="18"/>
      <w:lang w:val="en-US"/>
    </w:rPr>
  </w:style>
  <w:style w:type="paragraph" w:styleId="FootnoteText">
    <w:name w:val="footnote text"/>
    <w:basedOn w:val="Normal"/>
    <w:link w:val="FootnoteTextChar"/>
    <w:unhideWhenUsed/>
    <w:rsid w:val="00735ABF"/>
    <w:rPr>
      <w:rFonts w:asciiTheme="minorHAnsi" w:eastAsiaTheme="minorEastAsia" w:hAnsiTheme="minorHAnsi" w:cstheme="minorBidi"/>
    </w:rPr>
  </w:style>
  <w:style w:type="character" w:customStyle="1" w:styleId="FootnoteTextChar">
    <w:name w:val="Footnote Text Char"/>
    <w:basedOn w:val="DefaultParagraphFont"/>
    <w:link w:val="FootnoteText"/>
    <w:rsid w:val="00735ABF"/>
    <w:rPr>
      <w:rFonts w:asciiTheme="minorHAnsi" w:eastAsiaTheme="minorEastAsia" w:hAnsiTheme="minorHAnsi" w:cstheme="minorBidi"/>
    </w:rPr>
  </w:style>
  <w:style w:type="character" w:styleId="FootnoteReference">
    <w:name w:val="footnote reference"/>
    <w:basedOn w:val="DefaultParagraphFont"/>
    <w:unhideWhenUsed/>
    <w:rsid w:val="00735ABF"/>
    <w:rPr>
      <w:vertAlign w:val="superscript"/>
    </w:rPr>
  </w:style>
  <w:style w:type="paragraph" w:customStyle="1" w:styleId="TVRIGHTCOLGRID">
    <w:name w:val="TV_RIGHT_COL_GRID"/>
    <w:basedOn w:val="Normal"/>
    <w:rsid w:val="00735ABF"/>
    <w:rPr>
      <w:rFonts w:eastAsia="MS Mincho"/>
      <w:sz w:val="18"/>
      <w:szCs w:val="24"/>
      <w:lang w:eastAsia="ja-JP"/>
    </w:rPr>
  </w:style>
  <w:style w:type="table" w:customStyle="1" w:styleId="TableNormal1">
    <w:name w:val="Table Normal1"/>
    <w:uiPriority w:val="2"/>
    <w:semiHidden/>
    <w:unhideWhenUsed/>
    <w:qFormat/>
    <w:rsid w:val="00645FFA"/>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45FFA"/>
    <w:pPr>
      <w:widowControl w:val="0"/>
    </w:pPr>
    <w:rPr>
      <w:rFonts w:asciiTheme="minorHAnsi" w:eastAsiaTheme="minorHAnsi" w:hAnsiTheme="minorHAnsi" w:cstheme="minorBidi"/>
      <w:sz w:val="22"/>
      <w:szCs w:val="22"/>
      <w:lang w:val="en-US" w:eastAsia="en-US"/>
    </w:rPr>
  </w:style>
  <w:style w:type="character" w:customStyle="1" w:styleId="BalloonTextChar">
    <w:name w:val="Balloon Text Char"/>
    <w:basedOn w:val="DefaultParagraphFont"/>
    <w:link w:val="BalloonText"/>
    <w:uiPriority w:val="99"/>
    <w:semiHidden/>
    <w:rsid w:val="00645FFA"/>
    <w:rPr>
      <w:rFonts w:ascii="Tahoma" w:hAnsi="Tahoma" w:cs="Tahoma"/>
      <w:sz w:val="16"/>
      <w:szCs w:val="16"/>
    </w:rPr>
  </w:style>
  <w:style w:type="paragraph" w:styleId="Revision">
    <w:name w:val="Revision"/>
    <w:hidden/>
    <w:uiPriority w:val="99"/>
    <w:semiHidden/>
    <w:rsid w:val="00FA687F"/>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uiPriority="10" w:qFormat="1"/>
    <w:lsdException w:name="Body Text" w:uiPriority="1" w:qFormat="1"/>
    <w:lsdException w:name="Subtitle" w:uiPriority="11"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23CE2"/>
    <w:rPr>
      <w:rFonts w:ascii="Verdana" w:hAnsi="Verdana"/>
    </w:rPr>
  </w:style>
  <w:style w:type="paragraph" w:styleId="Heading1">
    <w:name w:val="heading 1"/>
    <w:basedOn w:val="Normal"/>
    <w:next w:val="Normal"/>
    <w:link w:val="Heading1Char"/>
    <w:uiPriority w:val="9"/>
    <w:qFormat/>
    <w:rsid w:val="00BD3EC5"/>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autoRedefine/>
    <w:qFormat/>
    <w:rsid w:val="00D73597"/>
    <w:pPr>
      <w:keepNext/>
      <w:numPr>
        <w:ilvl w:val="1"/>
        <w:numId w:val="1"/>
      </w:numPr>
      <w:tabs>
        <w:tab w:val="clear" w:pos="1428"/>
      </w:tabs>
      <w:spacing w:before="240" w:after="60"/>
      <w:ind w:left="0" w:hanging="12"/>
      <w:jc w:val="both"/>
      <w:outlineLvl w:val="1"/>
    </w:pPr>
    <w:rPr>
      <w:rFonts w:ascii="Garamond" w:eastAsia="MS Mincho" w:hAnsi="Garamond" w:cs="Arial"/>
      <w:b/>
      <w:bCs/>
      <w:iCs/>
      <w:color w:val="333399"/>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46A7B"/>
    <w:pPr>
      <w:tabs>
        <w:tab w:val="center" w:pos="4536"/>
        <w:tab w:val="right" w:pos="9072"/>
      </w:tabs>
    </w:pPr>
  </w:style>
  <w:style w:type="paragraph" w:styleId="Footer">
    <w:name w:val="footer"/>
    <w:aliases w:val="pagination"/>
    <w:basedOn w:val="Normal"/>
    <w:rsid w:val="00A46A7B"/>
    <w:pPr>
      <w:tabs>
        <w:tab w:val="center" w:pos="4536"/>
        <w:tab w:val="right" w:pos="9072"/>
      </w:tabs>
    </w:pPr>
  </w:style>
  <w:style w:type="table" w:styleId="TableGrid">
    <w:name w:val="Table Grid"/>
    <w:aliases w:val="Tableau de base"/>
    <w:basedOn w:val="TableNormal"/>
    <w:rsid w:val="00A46A7B"/>
    <w:rPr>
      <w:rFonts w:ascii="Verdana" w:hAnsi="Verdana"/>
    </w:rPr>
    <w:tblPr>
      <w:tblBorders>
        <w:top w:val="single" w:sz="8" w:space="0" w:color="581D74"/>
        <w:bottom w:val="single" w:sz="8" w:space="0" w:color="581D74"/>
        <w:insideH w:val="single" w:sz="8" w:space="0" w:color="581D74"/>
      </w:tblBorders>
      <w:tblCellMar>
        <w:top w:w="108" w:type="dxa"/>
        <w:bottom w:w="108" w:type="dxa"/>
      </w:tblCellMar>
    </w:tblPr>
  </w:style>
  <w:style w:type="character" w:customStyle="1" w:styleId="TitreModele">
    <w:name w:val="TitreModele"/>
    <w:rsid w:val="00A46A7B"/>
    <w:rPr>
      <w:rFonts w:ascii="Verdana" w:hAnsi="Verdana"/>
      <w:b/>
      <w:bCs/>
      <w:color w:val="581D74"/>
      <w:sz w:val="26"/>
    </w:rPr>
  </w:style>
  <w:style w:type="paragraph" w:customStyle="1" w:styleId="Place-Date">
    <w:name w:val="Place-Date"/>
    <w:basedOn w:val="Normal"/>
    <w:rsid w:val="00A46A7B"/>
    <w:pPr>
      <w:jc w:val="right"/>
    </w:pPr>
  </w:style>
  <w:style w:type="character" w:customStyle="1" w:styleId="Objet">
    <w:name w:val="Objet"/>
    <w:rsid w:val="00A46A7B"/>
    <w:rPr>
      <w:rFonts w:ascii="Verdana" w:hAnsi="Verdana"/>
      <w:b/>
      <w:bCs/>
      <w:sz w:val="24"/>
    </w:rPr>
  </w:style>
  <w:style w:type="character" w:customStyle="1" w:styleId="Emetteur-Destinataire">
    <w:name w:val="Emetteur-Destinataire"/>
    <w:rsid w:val="00A46A7B"/>
    <w:rPr>
      <w:rFonts w:ascii="Verdana" w:hAnsi="Verdana"/>
      <w:b/>
      <w:bCs/>
      <w:sz w:val="20"/>
    </w:rPr>
  </w:style>
  <w:style w:type="paragraph" w:customStyle="1" w:styleId="Textecourant">
    <w:name w:val="Texte courant"/>
    <w:basedOn w:val="Normal"/>
    <w:link w:val="TextecourantCar"/>
    <w:rsid w:val="00A46A7B"/>
  </w:style>
  <w:style w:type="numbering" w:customStyle="1" w:styleId="PucesListe">
    <w:name w:val="Puces Liste"/>
    <w:basedOn w:val="NoList"/>
    <w:rsid w:val="00A46A7B"/>
    <w:pPr>
      <w:numPr>
        <w:numId w:val="8"/>
      </w:numPr>
    </w:pPr>
  </w:style>
  <w:style w:type="character" w:customStyle="1" w:styleId="TextecourantCar">
    <w:name w:val="Texte courant Car"/>
    <w:link w:val="Textecourant"/>
    <w:rsid w:val="00A46A7B"/>
    <w:rPr>
      <w:rFonts w:ascii="Verdana" w:hAnsi="Verdana"/>
      <w:lang w:val="fr-FR" w:eastAsia="fr-FR" w:bidi="ar-SA"/>
    </w:rPr>
  </w:style>
  <w:style w:type="paragraph" w:styleId="BalloonText">
    <w:name w:val="Balloon Text"/>
    <w:basedOn w:val="Normal"/>
    <w:link w:val="BalloonTextChar"/>
    <w:uiPriority w:val="99"/>
    <w:semiHidden/>
    <w:rsid w:val="00DB3FE5"/>
    <w:rPr>
      <w:rFonts w:ascii="Tahoma" w:hAnsi="Tahoma" w:cs="Tahoma"/>
      <w:sz w:val="16"/>
      <w:szCs w:val="16"/>
    </w:rPr>
  </w:style>
  <w:style w:type="paragraph" w:styleId="BodyText">
    <w:name w:val="Body Text"/>
    <w:basedOn w:val="Normal"/>
    <w:link w:val="BodyTextChar"/>
    <w:uiPriority w:val="1"/>
    <w:qFormat/>
    <w:rsid w:val="00A62D4B"/>
    <w:pPr>
      <w:spacing w:after="240" w:line="240" w:lineRule="atLeast"/>
      <w:ind w:firstLine="360"/>
      <w:jc w:val="both"/>
    </w:pPr>
    <w:rPr>
      <w:rFonts w:ascii="Garamond" w:hAnsi="Garamond"/>
      <w:sz w:val="22"/>
      <w:lang w:val="en-GB" w:eastAsia="en-US"/>
    </w:rPr>
  </w:style>
  <w:style w:type="character" w:customStyle="1" w:styleId="BodyTextChar">
    <w:name w:val="Body Text Char"/>
    <w:link w:val="BodyText"/>
    <w:rsid w:val="00A62D4B"/>
    <w:rPr>
      <w:rFonts w:ascii="Garamond" w:hAnsi="Garamond"/>
      <w:sz w:val="22"/>
      <w:lang w:val="en-GB" w:eastAsia="en-US" w:bidi="ar-SA"/>
    </w:rPr>
  </w:style>
  <w:style w:type="paragraph" w:styleId="ListParagraph">
    <w:name w:val="List Paragraph"/>
    <w:basedOn w:val="Normal"/>
    <w:uiPriority w:val="1"/>
    <w:qFormat/>
    <w:rsid w:val="00A62D4B"/>
    <w:pPr>
      <w:spacing w:after="200" w:line="276" w:lineRule="auto"/>
      <w:ind w:left="720"/>
      <w:contextualSpacing/>
    </w:pPr>
    <w:rPr>
      <w:rFonts w:ascii="Calibri" w:eastAsia="PMingLiU" w:hAnsi="Calibri" w:cs="Arial"/>
      <w:sz w:val="22"/>
      <w:szCs w:val="22"/>
      <w:lang w:eastAsia="zh-TW" w:bidi="he-IL"/>
    </w:rPr>
  </w:style>
  <w:style w:type="character" w:styleId="CommentReference">
    <w:name w:val="annotation reference"/>
    <w:semiHidden/>
    <w:rsid w:val="00123CE2"/>
    <w:rPr>
      <w:sz w:val="16"/>
      <w:szCs w:val="16"/>
    </w:rPr>
  </w:style>
  <w:style w:type="paragraph" w:styleId="CommentText">
    <w:name w:val="annotation text"/>
    <w:basedOn w:val="Normal"/>
    <w:semiHidden/>
    <w:rsid w:val="00123CE2"/>
  </w:style>
  <w:style w:type="paragraph" w:styleId="CommentSubject">
    <w:name w:val="annotation subject"/>
    <w:basedOn w:val="CommentText"/>
    <w:next w:val="CommentText"/>
    <w:semiHidden/>
    <w:rsid w:val="00123CE2"/>
    <w:rPr>
      <w:b/>
      <w:bCs/>
    </w:rPr>
  </w:style>
  <w:style w:type="paragraph" w:customStyle="1" w:styleId="DefinitionLev1">
    <w:name w:val="Definition Lev 1"/>
    <w:aliases w:val="D1"/>
    <w:basedOn w:val="Normal"/>
    <w:rsid w:val="00DD5D50"/>
    <w:pPr>
      <w:tabs>
        <w:tab w:val="num" w:pos="360"/>
      </w:tabs>
      <w:autoSpaceDE w:val="0"/>
      <w:autoSpaceDN w:val="0"/>
      <w:adjustRightInd w:val="0"/>
      <w:spacing w:before="240"/>
      <w:ind w:firstLine="720"/>
      <w:jc w:val="both"/>
    </w:pPr>
    <w:rPr>
      <w:rFonts w:ascii="Times New Roman" w:hAnsi="Times New Roman"/>
      <w:lang w:val="en-GB" w:eastAsia="en-US"/>
    </w:rPr>
  </w:style>
  <w:style w:type="paragraph" w:customStyle="1" w:styleId="DefinitionLev2">
    <w:name w:val="Definition Lev 2"/>
    <w:aliases w:val="D2"/>
    <w:basedOn w:val="Normal"/>
    <w:rsid w:val="00DD5D50"/>
    <w:pPr>
      <w:autoSpaceDE w:val="0"/>
      <w:autoSpaceDN w:val="0"/>
      <w:adjustRightInd w:val="0"/>
      <w:spacing w:before="240"/>
      <w:jc w:val="both"/>
    </w:pPr>
    <w:rPr>
      <w:rFonts w:ascii="Times New Roman" w:hAnsi="Times New Roman"/>
      <w:lang w:val="en-GB" w:eastAsia="en-US"/>
    </w:rPr>
  </w:style>
  <w:style w:type="paragraph" w:customStyle="1" w:styleId="DefinitionLev3">
    <w:name w:val="Definition Lev 3"/>
    <w:aliases w:val="D3"/>
    <w:basedOn w:val="Normal"/>
    <w:rsid w:val="00DD5D50"/>
    <w:pPr>
      <w:numPr>
        <w:ilvl w:val="2"/>
        <w:numId w:val="4"/>
      </w:numPr>
      <w:autoSpaceDE w:val="0"/>
      <w:autoSpaceDN w:val="0"/>
      <w:adjustRightInd w:val="0"/>
      <w:spacing w:before="240"/>
      <w:jc w:val="both"/>
    </w:pPr>
    <w:rPr>
      <w:rFonts w:ascii="Times New Roman" w:hAnsi="Times New Roman"/>
      <w:lang w:val="en-GB" w:eastAsia="en-US"/>
    </w:rPr>
  </w:style>
  <w:style w:type="paragraph" w:customStyle="1" w:styleId="DefinitionLev4">
    <w:name w:val="Definition Lev 4"/>
    <w:aliases w:val="D4"/>
    <w:basedOn w:val="Normal"/>
    <w:rsid w:val="00DD5D50"/>
    <w:pPr>
      <w:numPr>
        <w:ilvl w:val="3"/>
        <w:numId w:val="4"/>
      </w:numPr>
      <w:tabs>
        <w:tab w:val="clear" w:pos="3240"/>
      </w:tabs>
      <w:autoSpaceDE w:val="0"/>
      <w:autoSpaceDN w:val="0"/>
      <w:adjustRightInd w:val="0"/>
      <w:spacing w:before="240"/>
      <w:jc w:val="both"/>
    </w:pPr>
    <w:rPr>
      <w:rFonts w:ascii="Times New Roman" w:hAnsi="Times New Roman"/>
      <w:lang w:val="en-GB" w:eastAsia="en-US"/>
    </w:rPr>
  </w:style>
  <w:style w:type="paragraph" w:customStyle="1" w:styleId="DefinitionLev5">
    <w:name w:val="Definition Lev 5"/>
    <w:aliases w:val="D5"/>
    <w:basedOn w:val="Normal"/>
    <w:rsid w:val="00DD5D50"/>
    <w:pPr>
      <w:numPr>
        <w:ilvl w:val="4"/>
        <w:numId w:val="4"/>
      </w:numPr>
      <w:tabs>
        <w:tab w:val="clear" w:pos="3960"/>
      </w:tabs>
      <w:autoSpaceDE w:val="0"/>
      <w:autoSpaceDN w:val="0"/>
      <w:adjustRightInd w:val="0"/>
      <w:spacing w:before="240"/>
      <w:jc w:val="both"/>
    </w:pPr>
    <w:rPr>
      <w:rFonts w:ascii="Times New Roman" w:hAnsi="Times New Roman"/>
      <w:lang w:val="en-GB" w:eastAsia="en-US"/>
    </w:rPr>
  </w:style>
  <w:style w:type="paragraph" w:customStyle="1" w:styleId="DefinitionLev6">
    <w:name w:val="Definition Lev 6"/>
    <w:aliases w:val="D6"/>
    <w:basedOn w:val="Normal"/>
    <w:rsid w:val="00DD5D50"/>
    <w:pPr>
      <w:numPr>
        <w:ilvl w:val="5"/>
        <w:numId w:val="4"/>
      </w:numPr>
      <w:tabs>
        <w:tab w:val="clear" w:pos="4680"/>
      </w:tabs>
      <w:autoSpaceDE w:val="0"/>
      <w:autoSpaceDN w:val="0"/>
      <w:adjustRightInd w:val="0"/>
      <w:spacing w:before="240"/>
      <w:jc w:val="both"/>
    </w:pPr>
    <w:rPr>
      <w:rFonts w:ascii="Times New Roman" w:hAnsi="Times New Roman"/>
      <w:lang w:val="en-GB" w:eastAsia="en-US"/>
    </w:rPr>
  </w:style>
  <w:style w:type="paragraph" w:customStyle="1" w:styleId="AcknBlock">
    <w:name w:val="Ackn Block"/>
    <w:aliases w:val="AB"/>
    <w:basedOn w:val="Normal"/>
    <w:next w:val="Normal"/>
    <w:rsid w:val="00DD5D50"/>
    <w:pPr>
      <w:tabs>
        <w:tab w:val="left" w:pos="2880"/>
        <w:tab w:val="left" w:pos="3240"/>
      </w:tabs>
      <w:spacing w:before="720" w:after="240"/>
    </w:pPr>
    <w:rPr>
      <w:rFonts w:ascii="Times New Roman" w:hAnsi="Times New Roman"/>
      <w:lang w:val="en-GB" w:eastAsia="en-US"/>
    </w:rPr>
  </w:style>
  <w:style w:type="paragraph" w:customStyle="1" w:styleId="H2">
    <w:name w:val="H2"/>
    <w:basedOn w:val="Normal"/>
    <w:next w:val="Normal"/>
    <w:rsid w:val="00DD5D50"/>
    <w:pPr>
      <w:keepNext/>
      <w:spacing w:before="100" w:after="100"/>
      <w:outlineLvl w:val="2"/>
    </w:pPr>
    <w:rPr>
      <w:rFonts w:ascii="Times New Roman" w:hAnsi="Times New Roman"/>
      <w:b/>
      <w:snapToGrid w:val="0"/>
      <w:sz w:val="36"/>
      <w:lang w:val="en-US" w:eastAsia="en-US"/>
    </w:rPr>
  </w:style>
  <w:style w:type="paragraph" w:customStyle="1" w:styleId="DbutTexte">
    <w:name w:val="DébutTexte"/>
    <w:basedOn w:val="Normal"/>
    <w:rsid w:val="00921B31"/>
    <w:pPr>
      <w:spacing w:line="300" w:lineRule="atLeast"/>
      <w:ind w:left="851"/>
      <w:jc w:val="both"/>
    </w:pPr>
    <w:rPr>
      <w:rFonts w:ascii="Arial" w:hAnsi="Arial"/>
      <w:sz w:val="22"/>
      <w:szCs w:val="22"/>
    </w:rPr>
  </w:style>
  <w:style w:type="paragraph" w:styleId="NormalWeb">
    <w:name w:val="Normal (Web)"/>
    <w:basedOn w:val="Normal"/>
    <w:uiPriority w:val="99"/>
    <w:unhideWhenUsed/>
    <w:rsid w:val="00341A6C"/>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unhideWhenUsed/>
    <w:rsid w:val="003D01BA"/>
    <w:rPr>
      <w:color w:val="0000FF"/>
      <w:u w:val="single"/>
    </w:rPr>
  </w:style>
  <w:style w:type="paragraph" w:styleId="Title">
    <w:name w:val="Title"/>
    <w:basedOn w:val="Normal"/>
    <w:next w:val="Normal"/>
    <w:link w:val="TitleChar"/>
    <w:uiPriority w:val="10"/>
    <w:qFormat/>
    <w:rsid w:val="00BA3802"/>
    <w:pPr>
      <w:pBdr>
        <w:bottom w:val="single" w:sz="8" w:space="4" w:color="4F81BD" w:themeColor="accent1"/>
      </w:pBdr>
      <w:spacing w:after="240"/>
      <w:contextualSpacing/>
    </w:pPr>
    <w:rPr>
      <w:rFonts w:asciiTheme="majorHAnsi" w:eastAsiaTheme="majorEastAsia" w:hAnsiTheme="majorHAnsi" w:cstheme="minorHAnsi"/>
      <w:color w:val="17365D" w:themeColor="text2" w:themeShade="BF"/>
      <w:spacing w:val="5"/>
      <w:kern w:val="28"/>
      <w:sz w:val="52"/>
      <w:szCs w:val="52"/>
    </w:rPr>
  </w:style>
  <w:style w:type="character" w:customStyle="1" w:styleId="TitleChar">
    <w:name w:val="Title Char"/>
    <w:basedOn w:val="DefaultParagraphFont"/>
    <w:link w:val="Title"/>
    <w:uiPriority w:val="10"/>
    <w:rsid w:val="00BA3802"/>
    <w:rPr>
      <w:rFonts w:asciiTheme="majorHAnsi" w:eastAsiaTheme="majorEastAsia" w:hAnsiTheme="majorHAnsi" w:cstheme="minorHAnsi"/>
      <w:color w:val="17365D" w:themeColor="text2" w:themeShade="BF"/>
      <w:spacing w:val="5"/>
      <w:kern w:val="28"/>
      <w:sz w:val="52"/>
      <w:szCs w:val="52"/>
    </w:rPr>
  </w:style>
  <w:style w:type="paragraph" w:styleId="Subtitle">
    <w:name w:val="Subtitle"/>
    <w:basedOn w:val="Normal"/>
    <w:next w:val="Normal"/>
    <w:link w:val="SubtitleChar"/>
    <w:uiPriority w:val="11"/>
    <w:qFormat/>
    <w:rsid w:val="00BA3802"/>
    <w:pPr>
      <w:numPr>
        <w:ilvl w:val="1"/>
      </w:numPr>
      <w:spacing w:after="60"/>
    </w:pPr>
    <w:rPr>
      <w:rFonts w:asciiTheme="minorHAnsi" w:eastAsiaTheme="majorEastAsia" w:hAnsiTheme="minorHAnsi" w:cstheme="minorHAnsi"/>
      <w:i/>
      <w:iCs/>
      <w:color w:val="4F81BD" w:themeColor="accent1"/>
      <w:spacing w:val="15"/>
      <w:sz w:val="24"/>
      <w:szCs w:val="24"/>
    </w:rPr>
  </w:style>
  <w:style w:type="character" w:customStyle="1" w:styleId="SubtitleChar">
    <w:name w:val="Subtitle Char"/>
    <w:basedOn w:val="DefaultParagraphFont"/>
    <w:link w:val="Subtitle"/>
    <w:uiPriority w:val="11"/>
    <w:rsid w:val="00BA3802"/>
    <w:rPr>
      <w:rFonts w:asciiTheme="minorHAnsi" w:eastAsiaTheme="majorEastAsia" w:hAnsiTheme="minorHAnsi" w:cstheme="minorHAnsi"/>
      <w:i/>
      <w:iCs/>
      <w:color w:val="4F81BD" w:themeColor="accent1"/>
      <w:spacing w:val="15"/>
      <w:sz w:val="24"/>
      <w:szCs w:val="24"/>
    </w:rPr>
  </w:style>
  <w:style w:type="character" w:customStyle="1" w:styleId="Heading1Char">
    <w:name w:val="Heading 1 Char"/>
    <w:basedOn w:val="DefaultParagraphFont"/>
    <w:link w:val="Heading1"/>
    <w:uiPriority w:val="9"/>
    <w:rsid w:val="00BA3802"/>
    <w:rPr>
      <w:rFonts w:ascii="Arial" w:hAnsi="Arial" w:cs="Arial"/>
      <w:b/>
      <w:bCs/>
      <w:kern w:val="32"/>
      <w:sz w:val="32"/>
      <w:szCs w:val="32"/>
    </w:rPr>
  </w:style>
  <w:style w:type="paragraph" w:customStyle="1" w:styleId="Champstring">
    <w:name w:val="Champ string"/>
    <w:basedOn w:val="Subtitle"/>
    <w:link w:val="ChampstringCar"/>
    <w:rsid w:val="00BA3802"/>
    <w:rPr>
      <w:i w:val="0"/>
      <w:color w:val="000000" w:themeColor="text1"/>
    </w:rPr>
  </w:style>
  <w:style w:type="character" w:customStyle="1" w:styleId="ChampstringCar">
    <w:name w:val="Champ string Car"/>
    <w:basedOn w:val="SubtitleChar"/>
    <w:link w:val="Champstring"/>
    <w:rsid w:val="00BA3802"/>
    <w:rPr>
      <w:rFonts w:asciiTheme="minorHAnsi" w:eastAsiaTheme="majorEastAsia" w:hAnsiTheme="minorHAnsi" w:cstheme="minorHAnsi"/>
      <w:i w:val="0"/>
      <w:iCs/>
      <w:color w:val="000000" w:themeColor="text1"/>
      <w:spacing w:val="15"/>
      <w:sz w:val="24"/>
      <w:szCs w:val="24"/>
    </w:rPr>
  </w:style>
  <w:style w:type="paragraph" w:styleId="TOC1">
    <w:name w:val="toc 1"/>
    <w:basedOn w:val="Normal"/>
    <w:next w:val="Normal"/>
    <w:autoRedefine/>
    <w:uiPriority w:val="39"/>
    <w:unhideWhenUsed/>
    <w:rsid w:val="00BA3802"/>
    <w:pPr>
      <w:spacing w:after="100" w:line="276" w:lineRule="auto"/>
    </w:pPr>
    <w:rPr>
      <w:rFonts w:asciiTheme="minorHAnsi" w:eastAsiaTheme="minorEastAsia" w:hAnsiTheme="minorHAnsi" w:cstheme="minorBidi"/>
      <w:sz w:val="22"/>
      <w:szCs w:val="22"/>
    </w:rPr>
  </w:style>
  <w:style w:type="paragraph" w:customStyle="1" w:styleId="Champtexte">
    <w:name w:val="Champ texte"/>
    <w:basedOn w:val="Normal"/>
    <w:qFormat/>
    <w:rsid w:val="00BA3802"/>
    <w:pPr>
      <w:spacing w:after="200" w:line="180" w:lineRule="auto"/>
    </w:pPr>
    <w:rPr>
      <w:rFonts w:asciiTheme="minorHAnsi" w:eastAsiaTheme="minorEastAsia" w:hAnsiTheme="minorHAnsi" w:cstheme="minorBidi"/>
      <w:szCs w:val="22"/>
    </w:rPr>
  </w:style>
  <w:style w:type="table" w:customStyle="1" w:styleId="Trameclaire-Accent11">
    <w:name w:val="Trame claire - Accent 11"/>
    <w:basedOn w:val="TableNormal"/>
    <w:uiPriority w:val="60"/>
    <w:rsid w:val="006667C9"/>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NormalArial">
    <w:name w:val="Normal + Arial"/>
    <w:aliases w:val="9 pt,Indigo"/>
    <w:basedOn w:val="Normal"/>
    <w:rsid w:val="00735ABF"/>
    <w:rPr>
      <w:rFonts w:ascii="Arial" w:eastAsia="MS Mincho" w:hAnsi="Arial" w:cs="Arial"/>
      <w:sz w:val="18"/>
      <w:szCs w:val="18"/>
      <w:lang w:val="en-US"/>
    </w:rPr>
  </w:style>
  <w:style w:type="paragraph" w:styleId="FootnoteText">
    <w:name w:val="footnote text"/>
    <w:basedOn w:val="Normal"/>
    <w:link w:val="FootnoteTextChar"/>
    <w:unhideWhenUsed/>
    <w:rsid w:val="00735ABF"/>
    <w:rPr>
      <w:rFonts w:asciiTheme="minorHAnsi" w:eastAsiaTheme="minorEastAsia" w:hAnsiTheme="minorHAnsi" w:cstheme="minorBidi"/>
    </w:rPr>
  </w:style>
  <w:style w:type="character" w:customStyle="1" w:styleId="FootnoteTextChar">
    <w:name w:val="Footnote Text Char"/>
    <w:basedOn w:val="DefaultParagraphFont"/>
    <w:link w:val="FootnoteText"/>
    <w:rsid w:val="00735ABF"/>
    <w:rPr>
      <w:rFonts w:asciiTheme="minorHAnsi" w:eastAsiaTheme="minorEastAsia" w:hAnsiTheme="minorHAnsi" w:cstheme="minorBidi"/>
    </w:rPr>
  </w:style>
  <w:style w:type="character" w:styleId="FootnoteReference">
    <w:name w:val="footnote reference"/>
    <w:basedOn w:val="DefaultParagraphFont"/>
    <w:unhideWhenUsed/>
    <w:rsid w:val="00735ABF"/>
    <w:rPr>
      <w:vertAlign w:val="superscript"/>
    </w:rPr>
  </w:style>
  <w:style w:type="paragraph" w:customStyle="1" w:styleId="TVRIGHTCOLGRID">
    <w:name w:val="TV_RIGHT_COL_GRID"/>
    <w:basedOn w:val="Normal"/>
    <w:rsid w:val="00735ABF"/>
    <w:rPr>
      <w:rFonts w:eastAsia="MS Mincho"/>
      <w:sz w:val="18"/>
      <w:szCs w:val="24"/>
      <w:lang w:eastAsia="ja-JP"/>
    </w:rPr>
  </w:style>
  <w:style w:type="table" w:customStyle="1" w:styleId="TableNormal1">
    <w:name w:val="Table Normal1"/>
    <w:uiPriority w:val="2"/>
    <w:semiHidden/>
    <w:unhideWhenUsed/>
    <w:qFormat/>
    <w:rsid w:val="00645FFA"/>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45FFA"/>
    <w:pPr>
      <w:widowControl w:val="0"/>
    </w:pPr>
    <w:rPr>
      <w:rFonts w:asciiTheme="minorHAnsi" w:eastAsiaTheme="minorHAnsi" w:hAnsiTheme="minorHAnsi" w:cstheme="minorBidi"/>
      <w:sz w:val="22"/>
      <w:szCs w:val="22"/>
      <w:lang w:val="en-US" w:eastAsia="en-US"/>
    </w:rPr>
  </w:style>
  <w:style w:type="character" w:customStyle="1" w:styleId="BalloonTextChar">
    <w:name w:val="Balloon Text Char"/>
    <w:basedOn w:val="DefaultParagraphFont"/>
    <w:link w:val="BalloonText"/>
    <w:uiPriority w:val="99"/>
    <w:semiHidden/>
    <w:rsid w:val="00645FFA"/>
    <w:rPr>
      <w:rFonts w:ascii="Tahoma" w:hAnsi="Tahoma" w:cs="Tahoma"/>
      <w:sz w:val="16"/>
      <w:szCs w:val="16"/>
    </w:rPr>
  </w:style>
  <w:style w:type="paragraph" w:styleId="Revision">
    <w:name w:val="Revision"/>
    <w:hidden/>
    <w:uiPriority w:val="99"/>
    <w:semiHidden/>
    <w:rsid w:val="00FA687F"/>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6502">
      <w:bodyDiv w:val="1"/>
      <w:marLeft w:val="0"/>
      <w:marRight w:val="0"/>
      <w:marTop w:val="0"/>
      <w:marBottom w:val="0"/>
      <w:divBdr>
        <w:top w:val="none" w:sz="0" w:space="0" w:color="auto"/>
        <w:left w:val="none" w:sz="0" w:space="0" w:color="auto"/>
        <w:bottom w:val="none" w:sz="0" w:space="0" w:color="auto"/>
        <w:right w:val="none" w:sz="0" w:space="0" w:color="auto"/>
      </w:divBdr>
      <w:divsChild>
        <w:div w:id="950160425">
          <w:marLeft w:val="1411"/>
          <w:marRight w:val="0"/>
          <w:marTop w:val="0"/>
          <w:marBottom w:val="0"/>
          <w:divBdr>
            <w:top w:val="none" w:sz="0" w:space="0" w:color="auto"/>
            <w:left w:val="none" w:sz="0" w:space="0" w:color="auto"/>
            <w:bottom w:val="none" w:sz="0" w:space="0" w:color="auto"/>
            <w:right w:val="none" w:sz="0" w:space="0" w:color="auto"/>
          </w:divBdr>
        </w:div>
        <w:div w:id="830101900">
          <w:marLeft w:val="1411"/>
          <w:marRight w:val="0"/>
          <w:marTop w:val="0"/>
          <w:marBottom w:val="0"/>
          <w:divBdr>
            <w:top w:val="none" w:sz="0" w:space="0" w:color="auto"/>
            <w:left w:val="none" w:sz="0" w:space="0" w:color="auto"/>
            <w:bottom w:val="none" w:sz="0" w:space="0" w:color="auto"/>
            <w:right w:val="none" w:sz="0" w:space="0" w:color="auto"/>
          </w:divBdr>
        </w:div>
        <w:div w:id="1008096278">
          <w:marLeft w:val="1411"/>
          <w:marRight w:val="0"/>
          <w:marTop w:val="0"/>
          <w:marBottom w:val="0"/>
          <w:divBdr>
            <w:top w:val="none" w:sz="0" w:space="0" w:color="auto"/>
            <w:left w:val="none" w:sz="0" w:space="0" w:color="auto"/>
            <w:bottom w:val="none" w:sz="0" w:space="0" w:color="auto"/>
            <w:right w:val="none" w:sz="0" w:space="0" w:color="auto"/>
          </w:divBdr>
        </w:div>
        <w:div w:id="442186552">
          <w:marLeft w:val="1411"/>
          <w:marRight w:val="0"/>
          <w:marTop w:val="0"/>
          <w:marBottom w:val="0"/>
          <w:divBdr>
            <w:top w:val="none" w:sz="0" w:space="0" w:color="auto"/>
            <w:left w:val="none" w:sz="0" w:space="0" w:color="auto"/>
            <w:bottom w:val="none" w:sz="0" w:space="0" w:color="auto"/>
            <w:right w:val="none" w:sz="0" w:space="0" w:color="auto"/>
          </w:divBdr>
        </w:div>
        <w:div w:id="1758016933">
          <w:marLeft w:val="1411"/>
          <w:marRight w:val="0"/>
          <w:marTop w:val="0"/>
          <w:marBottom w:val="0"/>
          <w:divBdr>
            <w:top w:val="none" w:sz="0" w:space="0" w:color="auto"/>
            <w:left w:val="none" w:sz="0" w:space="0" w:color="auto"/>
            <w:bottom w:val="none" w:sz="0" w:space="0" w:color="auto"/>
            <w:right w:val="none" w:sz="0" w:space="0" w:color="auto"/>
          </w:divBdr>
        </w:div>
      </w:divsChild>
    </w:div>
    <w:div w:id="416443440">
      <w:bodyDiv w:val="1"/>
      <w:marLeft w:val="0"/>
      <w:marRight w:val="0"/>
      <w:marTop w:val="0"/>
      <w:marBottom w:val="0"/>
      <w:divBdr>
        <w:top w:val="none" w:sz="0" w:space="0" w:color="auto"/>
        <w:left w:val="none" w:sz="0" w:space="0" w:color="auto"/>
        <w:bottom w:val="none" w:sz="0" w:space="0" w:color="auto"/>
        <w:right w:val="none" w:sz="0" w:space="0" w:color="auto"/>
      </w:divBdr>
    </w:div>
    <w:div w:id="520364456">
      <w:bodyDiv w:val="1"/>
      <w:marLeft w:val="0"/>
      <w:marRight w:val="0"/>
      <w:marTop w:val="0"/>
      <w:marBottom w:val="0"/>
      <w:divBdr>
        <w:top w:val="none" w:sz="0" w:space="0" w:color="auto"/>
        <w:left w:val="none" w:sz="0" w:space="0" w:color="auto"/>
        <w:bottom w:val="none" w:sz="0" w:space="0" w:color="auto"/>
        <w:right w:val="none" w:sz="0" w:space="0" w:color="auto"/>
      </w:divBdr>
    </w:div>
    <w:div w:id="537204381">
      <w:bodyDiv w:val="1"/>
      <w:marLeft w:val="0"/>
      <w:marRight w:val="0"/>
      <w:marTop w:val="0"/>
      <w:marBottom w:val="0"/>
      <w:divBdr>
        <w:top w:val="none" w:sz="0" w:space="0" w:color="auto"/>
        <w:left w:val="none" w:sz="0" w:space="0" w:color="auto"/>
        <w:bottom w:val="none" w:sz="0" w:space="0" w:color="auto"/>
        <w:right w:val="none" w:sz="0" w:space="0" w:color="auto"/>
      </w:divBdr>
    </w:div>
    <w:div w:id="538979044">
      <w:bodyDiv w:val="1"/>
      <w:marLeft w:val="0"/>
      <w:marRight w:val="0"/>
      <w:marTop w:val="0"/>
      <w:marBottom w:val="0"/>
      <w:divBdr>
        <w:top w:val="none" w:sz="0" w:space="0" w:color="auto"/>
        <w:left w:val="none" w:sz="0" w:space="0" w:color="auto"/>
        <w:bottom w:val="none" w:sz="0" w:space="0" w:color="auto"/>
        <w:right w:val="none" w:sz="0" w:space="0" w:color="auto"/>
      </w:divBdr>
    </w:div>
    <w:div w:id="554467080">
      <w:bodyDiv w:val="1"/>
      <w:marLeft w:val="0"/>
      <w:marRight w:val="0"/>
      <w:marTop w:val="0"/>
      <w:marBottom w:val="0"/>
      <w:divBdr>
        <w:top w:val="none" w:sz="0" w:space="0" w:color="auto"/>
        <w:left w:val="none" w:sz="0" w:space="0" w:color="auto"/>
        <w:bottom w:val="none" w:sz="0" w:space="0" w:color="auto"/>
        <w:right w:val="none" w:sz="0" w:space="0" w:color="auto"/>
      </w:divBdr>
    </w:div>
    <w:div w:id="663360150">
      <w:bodyDiv w:val="1"/>
      <w:marLeft w:val="0"/>
      <w:marRight w:val="0"/>
      <w:marTop w:val="0"/>
      <w:marBottom w:val="0"/>
      <w:divBdr>
        <w:top w:val="none" w:sz="0" w:space="0" w:color="auto"/>
        <w:left w:val="none" w:sz="0" w:space="0" w:color="auto"/>
        <w:bottom w:val="none" w:sz="0" w:space="0" w:color="auto"/>
        <w:right w:val="none" w:sz="0" w:space="0" w:color="auto"/>
      </w:divBdr>
    </w:div>
    <w:div w:id="699358906">
      <w:bodyDiv w:val="1"/>
      <w:marLeft w:val="0"/>
      <w:marRight w:val="0"/>
      <w:marTop w:val="0"/>
      <w:marBottom w:val="0"/>
      <w:divBdr>
        <w:top w:val="none" w:sz="0" w:space="0" w:color="auto"/>
        <w:left w:val="none" w:sz="0" w:space="0" w:color="auto"/>
        <w:bottom w:val="none" w:sz="0" w:space="0" w:color="auto"/>
        <w:right w:val="none" w:sz="0" w:space="0" w:color="auto"/>
      </w:divBdr>
      <w:divsChild>
        <w:div w:id="1809125789">
          <w:marLeft w:val="0"/>
          <w:marRight w:val="0"/>
          <w:marTop w:val="0"/>
          <w:marBottom w:val="0"/>
          <w:divBdr>
            <w:top w:val="single" w:sz="8" w:space="6" w:color="808080"/>
            <w:left w:val="none" w:sz="0" w:space="0" w:color="auto"/>
            <w:bottom w:val="single" w:sz="8" w:space="9" w:color="808080"/>
            <w:right w:val="none" w:sz="0" w:space="0" w:color="auto"/>
          </w:divBdr>
        </w:div>
      </w:divsChild>
    </w:div>
    <w:div w:id="738404095">
      <w:bodyDiv w:val="1"/>
      <w:marLeft w:val="0"/>
      <w:marRight w:val="0"/>
      <w:marTop w:val="0"/>
      <w:marBottom w:val="0"/>
      <w:divBdr>
        <w:top w:val="none" w:sz="0" w:space="0" w:color="auto"/>
        <w:left w:val="none" w:sz="0" w:space="0" w:color="auto"/>
        <w:bottom w:val="none" w:sz="0" w:space="0" w:color="auto"/>
        <w:right w:val="none" w:sz="0" w:space="0" w:color="auto"/>
      </w:divBdr>
    </w:div>
    <w:div w:id="745306405">
      <w:bodyDiv w:val="1"/>
      <w:marLeft w:val="0"/>
      <w:marRight w:val="0"/>
      <w:marTop w:val="0"/>
      <w:marBottom w:val="0"/>
      <w:divBdr>
        <w:top w:val="none" w:sz="0" w:space="0" w:color="auto"/>
        <w:left w:val="none" w:sz="0" w:space="0" w:color="auto"/>
        <w:bottom w:val="none" w:sz="0" w:space="0" w:color="auto"/>
        <w:right w:val="none" w:sz="0" w:space="0" w:color="auto"/>
      </w:divBdr>
    </w:div>
    <w:div w:id="882257034">
      <w:bodyDiv w:val="1"/>
      <w:marLeft w:val="0"/>
      <w:marRight w:val="0"/>
      <w:marTop w:val="0"/>
      <w:marBottom w:val="0"/>
      <w:divBdr>
        <w:top w:val="none" w:sz="0" w:space="0" w:color="auto"/>
        <w:left w:val="none" w:sz="0" w:space="0" w:color="auto"/>
        <w:bottom w:val="none" w:sz="0" w:space="0" w:color="auto"/>
        <w:right w:val="none" w:sz="0" w:space="0" w:color="auto"/>
      </w:divBdr>
    </w:div>
    <w:div w:id="912740537">
      <w:bodyDiv w:val="1"/>
      <w:marLeft w:val="0"/>
      <w:marRight w:val="0"/>
      <w:marTop w:val="0"/>
      <w:marBottom w:val="0"/>
      <w:divBdr>
        <w:top w:val="none" w:sz="0" w:space="0" w:color="auto"/>
        <w:left w:val="none" w:sz="0" w:space="0" w:color="auto"/>
        <w:bottom w:val="none" w:sz="0" w:space="0" w:color="auto"/>
        <w:right w:val="none" w:sz="0" w:space="0" w:color="auto"/>
      </w:divBdr>
      <w:divsChild>
        <w:div w:id="1917472882">
          <w:marLeft w:val="1411"/>
          <w:marRight w:val="0"/>
          <w:marTop w:val="0"/>
          <w:marBottom w:val="0"/>
          <w:divBdr>
            <w:top w:val="none" w:sz="0" w:space="0" w:color="auto"/>
            <w:left w:val="none" w:sz="0" w:space="0" w:color="auto"/>
            <w:bottom w:val="none" w:sz="0" w:space="0" w:color="auto"/>
            <w:right w:val="none" w:sz="0" w:space="0" w:color="auto"/>
          </w:divBdr>
        </w:div>
        <w:div w:id="227033284">
          <w:marLeft w:val="1411"/>
          <w:marRight w:val="0"/>
          <w:marTop w:val="0"/>
          <w:marBottom w:val="0"/>
          <w:divBdr>
            <w:top w:val="none" w:sz="0" w:space="0" w:color="auto"/>
            <w:left w:val="none" w:sz="0" w:space="0" w:color="auto"/>
            <w:bottom w:val="none" w:sz="0" w:space="0" w:color="auto"/>
            <w:right w:val="none" w:sz="0" w:space="0" w:color="auto"/>
          </w:divBdr>
        </w:div>
        <w:div w:id="971324748">
          <w:marLeft w:val="1411"/>
          <w:marRight w:val="0"/>
          <w:marTop w:val="0"/>
          <w:marBottom w:val="0"/>
          <w:divBdr>
            <w:top w:val="none" w:sz="0" w:space="0" w:color="auto"/>
            <w:left w:val="none" w:sz="0" w:space="0" w:color="auto"/>
            <w:bottom w:val="none" w:sz="0" w:space="0" w:color="auto"/>
            <w:right w:val="none" w:sz="0" w:space="0" w:color="auto"/>
          </w:divBdr>
        </w:div>
        <w:div w:id="2106807513">
          <w:marLeft w:val="1411"/>
          <w:marRight w:val="0"/>
          <w:marTop w:val="0"/>
          <w:marBottom w:val="0"/>
          <w:divBdr>
            <w:top w:val="none" w:sz="0" w:space="0" w:color="auto"/>
            <w:left w:val="none" w:sz="0" w:space="0" w:color="auto"/>
            <w:bottom w:val="none" w:sz="0" w:space="0" w:color="auto"/>
            <w:right w:val="none" w:sz="0" w:space="0" w:color="auto"/>
          </w:divBdr>
        </w:div>
        <w:div w:id="1210386490">
          <w:marLeft w:val="1411"/>
          <w:marRight w:val="0"/>
          <w:marTop w:val="0"/>
          <w:marBottom w:val="0"/>
          <w:divBdr>
            <w:top w:val="none" w:sz="0" w:space="0" w:color="auto"/>
            <w:left w:val="none" w:sz="0" w:space="0" w:color="auto"/>
            <w:bottom w:val="none" w:sz="0" w:space="0" w:color="auto"/>
            <w:right w:val="none" w:sz="0" w:space="0" w:color="auto"/>
          </w:divBdr>
        </w:div>
      </w:divsChild>
    </w:div>
    <w:div w:id="978151830">
      <w:bodyDiv w:val="1"/>
      <w:marLeft w:val="0"/>
      <w:marRight w:val="0"/>
      <w:marTop w:val="0"/>
      <w:marBottom w:val="0"/>
      <w:divBdr>
        <w:top w:val="none" w:sz="0" w:space="0" w:color="auto"/>
        <w:left w:val="none" w:sz="0" w:space="0" w:color="auto"/>
        <w:bottom w:val="none" w:sz="0" w:space="0" w:color="auto"/>
        <w:right w:val="none" w:sz="0" w:space="0" w:color="auto"/>
      </w:divBdr>
    </w:div>
    <w:div w:id="1036613521">
      <w:bodyDiv w:val="1"/>
      <w:marLeft w:val="0"/>
      <w:marRight w:val="0"/>
      <w:marTop w:val="0"/>
      <w:marBottom w:val="0"/>
      <w:divBdr>
        <w:top w:val="none" w:sz="0" w:space="0" w:color="auto"/>
        <w:left w:val="none" w:sz="0" w:space="0" w:color="auto"/>
        <w:bottom w:val="none" w:sz="0" w:space="0" w:color="auto"/>
        <w:right w:val="none" w:sz="0" w:space="0" w:color="auto"/>
      </w:divBdr>
      <w:divsChild>
        <w:div w:id="1999532749">
          <w:marLeft w:val="360"/>
          <w:marRight w:val="0"/>
          <w:marTop w:val="120"/>
          <w:marBottom w:val="120"/>
          <w:divBdr>
            <w:top w:val="none" w:sz="0" w:space="0" w:color="auto"/>
            <w:left w:val="none" w:sz="0" w:space="0" w:color="auto"/>
            <w:bottom w:val="none" w:sz="0" w:space="0" w:color="auto"/>
            <w:right w:val="none" w:sz="0" w:space="0" w:color="auto"/>
          </w:divBdr>
        </w:div>
        <w:div w:id="1292129448">
          <w:marLeft w:val="360"/>
          <w:marRight w:val="0"/>
          <w:marTop w:val="120"/>
          <w:marBottom w:val="120"/>
          <w:divBdr>
            <w:top w:val="none" w:sz="0" w:space="0" w:color="auto"/>
            <w:left w:val="none" w:sz="0" w:space="0" w:color="auto"/>
            <w:bottom w:val="none" w:sz="0" w:space="0" w:color="auto"/>
            <w:right w:val="none" w:sz="0" w:space="0" w:color="auto"/>
          </w:divBdr>
        </w:div>
        <w:div w:id="807405134">
          <w:marLeft w:val="360"/>
          <w:marRight w:val="0"/>
          <w:marTop w:val="120"/>
          <w:marBottom w:val="120"/>
          <w:divBdr>
            <w:top w:val="none" w:sz="0" w:space="0" w:color="auto"/>
            <w:left w:val="none" w:sz="0" w:space="0" w:color="auto"/>
            <w:bottom w:val="none" w:sz="0" w:space="0" w:color="auto"/>
            <w:right w:val="none" w:sz="0" w:space="0" w:color="auto"/>
          </w:divBdr>
        </w:div>
        <w:div w:id="384182373">
          <w:marLeft w:val="360"/>
          <w:marRight w:val="0"/>
          <w:marTop w:val="120"/>
          <w:marBottom w:val="120"/>
          <w:divBdr>
            <w:top w:val="none" w:sz="0" w:space="0" w:color="auto"/>
            <w:left w:val="none" w:sz="0" w:space="0" w:color="auto"/>
            <w:bottom w:val="none" w:sz="0" w:space="0" w:color="auto"/>
            <w:right w:val="none" w:sz="0" w:space="0" w:color="auto"/>
          </w:divBdr>
        </w:div>
      </w:divsChild>
    </w:div>
    <w:div w:id="1128008484">
      <w:bodyDiv w:val="1"/>
      <w:marLeft w:val="0"/>
      <w:marRight w:val="0"/>
      <w:marTop w:val="0"/>
      <w:marBottom w:val="0"/>
      <w:divBdr>
        <w:top w:val="none" w:sz="0" w:space="0" w:color="auto"/>
        <w:left w:val="none" w:sz="0" w:space="0" w:color="auto"/>
        <w:bottom w:val="none" w:sz="0" w:space="0" w:color="auto"/>
        <w:right w:val="none" w:sz="0" w:space="0" w:color="auto"/>
      </w:divBdr>
      <w:divsChild>
        <w:div w:id="302007673">
          <w:marLeft w:val="0"/>
          <w:marRight w:val="0"/>
          <w:marTop w:val="0"/>
          <w:marBottom w:val="0"/>
          <w:divBdr>
            <w:top w:val="none" w:sz="0" w:space="0" w:color="auto"/>
            <w:left w:val="none" w:sz="0" w:space="0" w:color="auto"/>
            <w:bottom w:val="none" w:sz="0" w:space="0" w:color="auto"/>
            <w:right w:val="none" w:sz="0" w:space="0" w:color="auto"/>
          </w:divBdr>
        </w:div>
      </w:divsChild>
    </w:div>
    <w:div w:id="1186401802">
      <w:bodyDiv w:val="1"/>
      <w:marLeft w:val="0"/>
      <w:marRight w:val="0"/>
      <w:marTop w:val="0"/>
      <w:marBottom w:val="0"/>
      <w:divBdr>
        <w:top w:val="none" w:sz="0" w:space="0" w:color="auto"/>
        <w:left w:val="none" w:sz="0" w:space="0" w:color="auto"/>
        <w:bottom w:val="none" w:sz="0" w:space="0" w:color="auto"/>
        <w:right w:val="none" w:sz="0" w:space="0" w:color="auto"/>
      </w:divBdr>
      <w:divsChild>
        <w:div w:id="877086638">
          <w:marLeft w:val="562"/>
          <w:marRight w:val="0"/>
          <w:marTop w:val="77"/>
          <w:marBottom w:val="0"/>
          <w:divBdr>
            <w:top w:val="none" w:sz="0" w:space="0" w:color="auto"/>
            <w:left w:val="none" w:sz="0" w:space="0" w:color="auto"/>
            <w:bottom w:val="none" w:sz="0" w:space="0" w:color="auto"/>
            <w:right w:val="none" w:sz="0" w:space="0" w:color="auto"/>
          </w:divBdr>
        </w:div>
        <w:div w:id="172915781">
          <w:marLeft w:val="1022"/>
          <w:marRight w:val="0"/>
          <w:marTop w:val="67"/>
          <w:marBottom w:val="0"/>
          <w:divBdr>
            <w:top w:val="none" w:sz="0" w:space="0" w:color="auto"/>
            <w:left w:val="none" w:sz="0" w:space="0" w:color="auto"/>
            <w:bottom w:val="none" w:sz="0" w:space="0" w:color="auto"/>
            <w:right w:val="none" w:sz="0" w:space="0" w:color="auto"/>
          </w:divBdr>
        </w:div>
        <w:div w:id="1910964243">
          <w:marLeft w:val="1022"/>
          <w:marRight w:val="0"/>
          <w:marTop w:val="67"/>
          <w:marBottom w:val="0"/>
          <w:divBdr>
            <w:top w:val="none" w:sz="0" w:space="0" w:color="auto"/>
            <w:left w:val="none" w:sz="0" w:space="0" w:color="auto"/>
            <w:bottom w:val="none" w:sz="0" w:space="0" w:color="auto"/>
            <w:right w:val="none" w:sz="0" w:space="0" w:color="auto"/>
          </w:divBdr>
        </w:div>
        <w:div w:id="173618017">
          <w:marLeft w:val="1022"/>
          <w:marRight w:val="0"/>
          <w:marTop w:val="67"/>
          <w:marBottom w:val="0"/>
          <w:divBdr>
            <w:top w:val="none" w:sz="0" w:space="0" w:color="auto"/>
            <w:left w:val="none" w:sz="0" w:space="0" w:color="auto"/>
            <w:bottom w:val="none" w:sz="0" w:space="0" w:color="auto"/>
            <w:right w:val="none" w:sz="0" w:space="0" w:color="auto"/>
          </w:divBdr>
        </w:div>
        <w:div w:id="1135222637">
          <w:marLeft w:val="562"/>
          <w:marRight w:val="0"/>
          <w:marTop w:val="77"/>
          <w:marBottom w:val="0"/>
          <w:divBdr>
            <w:top w:val="none" w:sz="0" w:space="0" w:color="auto"/>
            <w:left w:val="none" w:sz="0" w:space="0" w:color="auto"/>
            <w:bottom w:val="none" w:sz="0" w:space="0" w:color="auto"/>
            <w:right w:val="none" w:sz="0" w:space="0" w:color="auto"/>
          </w:divBdr>
        </w:div>
        <w:div w:id="1221215001">
          <w:marLeft w:val="562"/>
          <w:marRight w:val="0"/>
          <w:marTop w:val="67"/>
          <w:marBottom w:val="0"/>
          <w:divBdr>
            <w:top w:val="none" w:sz="0" w:space="0" w:color="auto"/>
            <w:left w:val="none" w:sz="0" w:space="0" w:color="auto"/>
            <w:bottom w:val="none" w:sz="0" w:space="0" w:color="auto"/>
            <w:right w:val="none" w:sz="0" w:space="0" w:color="auto"/>
          </w:divBdr>
        </w:div>
        <w:div w:id="57483637">
          <w:marLeft w:val="562"/>
          <w:marRight w:val="0"/>
          <w:marTop w:val="67"/>
          <w:marBottom w:val="0"/>
          <w:divBdr>
            <w:top w:val="none" w:sz="0" w:space="0" w:color="auto"/>
            <w:left w:val="none" w:sz="0" w:space="0" w:color="auto"/>
            <w:bottom w:val="none" w:sz="0" w:space="0" w:color="auto"/>
            <w:right w:val="none" w:sz="0" w:space="0" w:color="auto"/>
          </w:divBdr>
        </w:div>
        <w:div w:id="2046174255">
          <w:marLeft w:val="562"/>
          <w:marRight w:val="0"/>
          <w:marTop w:val="67"/>
          <w:marBottom w:val="0"/>
          <w:divBdr>
            <w:top w:val="none" w:sz="0" w:space="0" w:color="auto"/>
            <w:left w:val="none" w:sz="0" w:space="0" w:color="auto"/>
            <w:bottom w:val="none" w:sz="0" w:space="0" w:color="auto"/>
            <w:right w:val="none" w:sz="0" w:space="0" w:color="auto"/>
          </w:divBdr>
        </w:div>
        <w:div w:id="1525166195">
          <w:marLeft w:val="562"/>
          <w:marRight w:val="0"/>
          <w:marTop w:val="77"/>
          <w:marBottom w:val="0"/>
          <w:divBdr>
            <w:top w:val="none" w:sz="0" w:space="0" w:color="auto"/>
            <w:left w:val="none" w:sz="0" w:space="0" w:color="auto"/>
            <w:bottom w:val="none" w:sz="0" w:space="0" w:color="auto"/>
            <w:right w:val="none" w:sz="0" w:space="0" w:color="auto"/>
          </w:divBdr>
        </w:div>
        <w:div w:id="1177189114">
          <w:marLeft w:val="994"/>
          <w:marRight w:val="0"/>
          <w:marTop w:val="67"/>
          <w:marBottom w:val="0"/>
          <w:divBdr>
            <w:top w:val="none" w:sz="0" w:space="0" w:color="auto"/>
            <w:left w:val="none" w:sz="0" w:space="0" w:color="auto"/>
            <w:bottom w:val="none" w:sz="0" w:space="0" w:color="auto"/>
            <w:right w:val="none" w:sz="0" w:space="0" w:color="auto"/>
          </w:divBdr>
        </w:div>
        <w:div w:id="1686782231">
          <w:marLeft w:val="994"/>
          <w:marRight w:val="0"/>
          <w:marTop w:val="67"/>
          <w:marBottom w:val="0"/>
          <w:divBdr>
            <w:top w:val="none" w:sz="0" w:space="0" w:color="auto"/>
            <w:left w:val="none" w:sz="0" w:space="0" w:color="auto"/>
            <w:bottom w:val="none" w:sz="0" w:space="0" w:color="auto"/>
            <w:right w:val="none" w:sz="0" w:space="0" w:color="auto"/>
          </w:divBdr>
        </w:div>
        <w:div w:id="296254766">
          <w:marLeft w:val="994"/>
          <w:marRight w:val="0"/>
          <w:marTop w:val="67"/>
          <w:marBottom w:val="0"/>
          <w:divBdr>
            <w:top w:val="none" w:sz="0" w:space="0" w:color="auto"/>
            <w:left w:val="none" w:sz="0" w:space="0" w:color="auto"/>
            <w:bottom w:val="none" w:sz="0" w:space="0" w:color="auto"/>
            <w:right w:val="none" w:sz="0" w:space="0" w:color="auto"/>
          </w:divBdr>
        </w:div>
        <w:div w:id="735587800">
          <w:marLeft w:val="562"/>
          <w:marRight w:val="0"/>
          <w:marTop w:val="77"/>
          <w:marBottom w:val="0"/>
          <w:divBdr>
            <w:top w:val="none" w:sz="0" w:space="0" w:color="auto"/>
            <w:left w:val="none" w:sz="0" w:space="0" w:color="auto"/>
            <w:bottom w:val="none" w:sz="0" w:space="0" w:color="auto"/>
            <w:right w:val="none" w:sz="0" w:space="0" w:color="auto"/>
          </w:divBdr>
        </w:div>
        <w:div w:id="1961257338">
          <w:marLeft w:val="994"/>
          <w:marRight w:val="0"/>
          <w:marTop w:val="67"/>
          <w:marBottom w:val="0"/>
          <w:divBdr>
            <w:top w:val="none" w:sz="0" w:space="0" w:color="auto"/>
            <w:left w:val="none" w:sz="0" w:space="0" w:color="auto"/>
            <w:bottom w:val="none" w:sz="0" w:space="0" w:color="auto"/>
            <w:right w:val="none" w:sz="0" w:space="0" w:color="auto"/>
          </w:divBdr>
        </w:div>
        <w:div w:id="1148204478">
          <w:marLeft w:val="994"/>
          <w:marRight w:val="0"/>
          <w:marTop w:val="67"/>
          <w:marBottom w:val="0"/>
          <w:divBdr>
            <w:top w:val="none" w:sz="0" w:space="0" w:color="auto"/>
            <w:left w:val="none" w:sz="0" w:space="0" w:color="auto"/>
            <w:bottom w:val="none" w:sz="0" w:space="0" w:color="auto"/>
            <w:right w:val="none" w:sz="0" w:space="0" w:color="auto"/>
          </w:divBdr>
        </w:div>
      </w:divsChild>
    </w:div>
    <w:div w:id="1222056694">
      <w:bodyDiv w:val="1"/>
      <w:marLeft w:val="0"/>
      <w:marRight w:val="0"/>
      <w:marTop w:val="0"/>
      <w:marBottom w:val="0"/>
      <w:divBdr>
        <w:top w:val="none" w:sz="0" w:space="0" w:color="auto"/>
        <w:left w:val="none" w:sz="0" w:space="0" w:color="auto"/>
        <w:bottom w:val="none" w:sz="0" w:space="0" w:color="auto"/>
        <w:right w:val="none" w:sz="0" w:space="0" w:color="auto"/>
      </w:divBdr>
      <w:divsChild>
        <w:div w:id="1905333892">
          <w:marLeft w:val="0"/>
          <w:marRight w:val="0"/>
          <w:marTop w:val="0"/>
          <w:marBottom w:val="0"/>
          <w:divBdr>
            <w:top w:val="none" w:sz="0" w:space="0" w:color="auto"/>
            <w:left w:val="none" w:sz="0" w:space="0" w:color="auto"/>
            <w:bottom w:val="none" w:sz="0" w:space="0" w:color="auto"/>
            <w:right w:val="none" w:sz="0" w:space="0" w:color="auto"/>
          </w:divBdr>
        </w:div>
      </w:divsChild>
    </w:div>
    <w:div w:id="1367170111">
      <w:bodyDiv w:val="1"/>
      <w:marLeft w:val="0"/>
      <w:marRight w:val="0"/>
      <w:marTop w:val="0"/>
      <w:marBottom w:val="0"/>
      <w:divBdr>
        <w:top w:val="none" w:sz="0" w:space="0" w:color="auto"/>
        <w:left w:val="none" w:sz="0" w:space="0" w:color="auto"/>
        <w:bottom w:val="none" w:sz="0" w:space="0" w:color="auto"/>
        <w:right w:val="none" w:sz="0" w:space="0" w:color="auto"/>
      </w:divBdr>
      <w:divsChild>
        <w:div w:id="395202524">
          <w:marLeft w:val="994"/>
          <w:marRight w:val="0"/>
          <w:marTop w:val="67"/>
          <w:marBottom w:val="0"/>
          <w:divBdr>
            <w:top w:val="none" w:sz="0" w:space="0" w:color="auto"/>
            <w:left w:val="none" w:sz="0" w:space="0" w:color="auto"/>
            <w:bottom w:val="none" w:sz="0" w:space="0" w:color="auto"/>
            <w:right w:val="none" w:sz="0" w:space="0" w:color="auto"/>
          </w:divBdr>
        </w:div>
        <w:div w:id="583300749">
          <w:marLeft w:val="1022"/>
          <w:marRight w:val="0"/>
          <w:marTop w:val="67"/>
          <w:marBottom w:val="0"/>
          <w:divBdr>
            <w:top w:val="none" w:sz="0" w:space="0" w:color="auto"/>
            <w:left w:val="none" w:sz="0" w:space="0" w:color="auto"/>
            <w:bottom w:val="none" w:sz="0" w:space="0" w:color="auto"/>
            <w:right w:val="none" w:sz="0" w:space="0" w:color="auto"/>
          </w:divBdr>
        </w:div>
        <w:div w:id="708996155">
          <w:marLeft w:val="994"/>
          <w:marRight w:val="0"/>
          <w:marTop w:val="67"/>
          <w:marBottom w:val="0"/>
          <w:divBdr>
            <w:top w:val="none" w:sz="0" w:space="0" w:color="auto"/>
            <w:left w:val="none" w:sz="0" w:space="0" w:color="auto"/>
            <w:bottom w:val="none" w:sz="0" w:space="0" w:color="auto"/>
            <w:right w:val="none" w:sz="0" w:space="0" w:color="auto"/>
          </w:divBdr>
        </w:div>
        <w:div w:id="775831019">
          <w:marLeft w:val="562"/>
          <w:marRight w:val="0"/>
          <w:marTop w:val="77"/>
          <w:marBottom w:val="0"/>
          <w:divBdr>
            <w:top w:val="none" w:sz="0" w:space="0" w:color="auto"/>
            <w:left w:val="none" w:sz="0" w:space="0" w:color="auto"/>
            <w:bottom w:val="none" w:sz="0" w:space="0" w:color="auto"/>
            <w:right w:val="none" w:sz="0" w:space="0" w:color="auto"/>
          </w:divBdr>
        </w:div>
        <w:div w:id="813982432">
          <w:marLeft w:val="994"/>
          <w:marRight w:val="0"/>
          <w:marTop w:val="67"/>
          <w:marBottom w:val="0"/>
          <w:divBdr>
            <w:top w:val="none" w:sz="0" w:space="0" w:color="auto"/>
            <w:left w:val="none" w:sz="0" w:space="0" w:color="auto"/>
            <w:bottom w:val="none" w:sz="0" w:space="0" w:color="auto"/>
            <w:right w:val="none" w:sz="0" w:space="0" w:color="auto"/>
          </w:divBdr>
        </w:div>
        <w:div w:id="944266943">
          <w:marLeft w:val="562"/>
          <w:marRight w:val="0"/>
          <w:marTop w:val="77"/>
          <w:marBottom w:val="0"/>
          <w:divBdr>
            <w:top w:val="none" w:sz="0" w:space="0" w:color="auto"/>
            <w:left w:val="none" w:sz="0" w:space="0" w:color="auto"/>
            <w:bottom w:val="none" w:sz="0" w:space="0" w:color="auto"/>
            <w:right w:val="none" w:sz="0" w:space="0" w:color="auto"/>
          </w:divBdr>
        </w:div>
        <w:div w:id="948971477">
          <w:marLeft w:val="562"/>
          <w:marRight w:val="0"/>
          <w:marTop w:val="67"/>
          <w:marBottom w:val="0"/>
          <w:divBdr>
            <w:top w:val="none" w:sz="0" w:space="0" w:color="auto"/>
            <w:left w:val="none" w:sz="0" w:space="0" w:color="auto"/>
            <w:bottom w:val="none" w:sz="0" w:space="0" w:color="auto"/>
            <w:right w:val="none" w:sz="0" w:space="0" w:color="auto"/>
          </w:divBdr>
        </w:div>
        <w:div w:id="980842366">
          <w:marLeft w:val="562"/>
          <w:marRight w:val="0"/>
          <w:marTop w:val="77"/>
          <w:marBottom w:val="0"/>
          <w:divBdr>
            <w:top w:val="none" w:sz="0" w:space="0" w:color="auto"/>
            <w:left w:val="none" w:sz="0" w:space="0" w:color="auto"/>
            <w:bottom w:val="none" w:sz="0" w:space="0" w:color="auto"/>
            <w:right w:val="none" w:sz="0" w:space="0" w:color="auto"/>
          </w:divBdr>
        </w:div>
        <w:div w:id="1102410516">
          <w:marLeft w:val="1022"/>
          <w:marRight w:val="0"/>
          <w:marTop w:val="67"/>
          <w:marBottom w:val="0"/>
          <w:divBdr>
            <w:top w:val="none" w:sz="0" w:space="0" w:color="auto"/>
            <w:left w:val="none" w:sz="0" w:space="0" w:color="auto"/>
            <w:bottom w:val="none" w:sz="0" w:space="0" w:color="auto"/>
            <w:right w:val="none" w:sz="0" w:space="0" w:color="auto"/>
          </w:divBdr>
        </w:div>
        <w:div w:id="1558708390">
          <w:marLeft w:val="994"/>
          <w:marRight w:val="0"/>
          <w:marTop w:val="67"/>
          <w:marBottom w:val="0"/>
          <w:divBdr>
            <w:top w:val="none" w:sz="0" w:space="0" w:color="auto"/>
            <w:left w:val="none" w:sz="0" w:space="0" w:color="auto"/>
            <w:bottom w:val="none" w:sz="0" w:space="0" w:color="auto"/>
            <w:right w:val="none" w:sz="0" w:space="0" w:color="auto"/>
          </w:divBdr>
        </w:div>
        <w:div w:id="1601327773">
          <w:marLeft w:val="562"/>
          <w:marRight w:val="0"/>
          <w:marTop w:val="77"/>
          <w:marBottom w:val="0"/>
          <w:divBdr>
            <w:top w:val="none" w:sz="0" w:space="0" w:color="auto"/>
            <w:left w:val="none" w:sz="0" w:space="0" w:color="auto"/>
            <w:bottom w:val="none" w:sz="0" w:space="0" w:color="auto"/>
            <w:right w:val="none" w:sz="0" w:space="0" w:color="auto"/>
          </w:divBdr>
        </w:div>
        <w:div w:id="1601913463">
          <w:marLeft w:val="994"/>
          <w:marRight w:val="0"/>
          <w:marTop w:val="67"/>
          <w:marBottom w:val="0"/>
          <w:divBdr>
            <w:top w:val="none" w:sz="0" w:space="0" w:color="auto"/>
            <w:left w:val="none" w:sz="0" w:space="0" w:color="auto"/>
            <w:bottom w:val="none" w:sz="0" w:space="0" w:color="auto"/>
            <w:right w:val="none" w:sz="0" w:space="0" w:color="auto"/>
          </w:divBdr>
        </w:div>
        <w:div w:id="1703240439">
          <w:marLeft w:val="562"/>
          <w:marRight w:val="0"/>
          <w:marTop w:val="67"/>
          <w:marBottom w:val="0"/>
          <w:divBdr>
            <w:top w:val="none" w:sz="0" w:space="0" w:color="auto"/>
            <w:left w:val="none" w:sz="0" w:space="0" w:color="auto"/>
            <w:bottom w:val="none" w:sz="0" w:space="0" w:color="auto"/>
            <w:right w:val="none" w:sz="0" w:space="0" w:color="auto"/>
          </w:divBdr>
        </w:div>
        <w:div w:id="1883059134">
          <w:marLeft w:val="562"/>
          <w:marRight w:val="0"/>
          <w:marTop w:val="67"/>
          <w:marBottom w:val="0"/>
          <w:divBdr>
            <w:top w:val="none" w:sz="0" w:space="0" w:color="auto"/>
            <w:left w:val="none" w:sz="0" w:space="0" w:color="auto"/>
            <w:bottom w:val="none" w:sz="0" w:space="0" w:color="auto"/>
            <w:right w:val="none" w:sz="0" w:space="0" w:color="auto"/>
          </w:divBdr>
        </w:div>
        <w:div w:id="2103136742">
          <w:marLeft w:val="1022"/>
          <w:marRight w:val="0"/>
          <w:marTop w:val="67"/>
          <w:marBottom w:val="0"/>
          <w:divBdr>
            <w:top w:val="none" w:sz="0" w:space="0" w:color="auto"/>
            <w:left w:val="none" w:sz="0" w:space="0" w:color="auto"/>
            <w:bottom w:val="none" w:sz="0" w:space="0" w:color="auto"/>
            <w:right w:val="none" w:sz="0" w:space="0" w:color="auto"/>
          </w:divBdr>
        </w:div>
      </w:divsChild>
    </w:div>
    <w:div w:id="1383596986">
      <w:bodyDiv w:val="1"/>
      <w:marLeft w:val="0"/>
      <w:marRight w:val="0"/>
      <w:marTop w:val="0"/>
      <w:marBottom w:val="0"/>
      <w:divBdr>
        <w:top w:val="none" w:sz="0" w:space="0" w:color="auto"/>
        <w:left w:val="none" w:sz="0" w:space="0" w:color="auto"/>
        <w:bottom w:val="none" w:sz="0" w:space="0" w:color="auto"/>
        <w:right w:val="none" w:sz="0" w:space="0" w:color="auto"/>
      </w:divBdr>
    </w:div>
    <w:div w:id="1499349396">
      <w:bodyDiv w:val="1"/>
      <w:marLeft w:val="0"/>
      <w:marRight w:val="0"/>
      <w:marTop w:val="0"/>
      <w:marBottom w:val="0"/>
      <w:divBdr>
        <w:top w:val="none" w:sz="0" w:space="0" w:color="auto"/>
        <w:left w:val="none" w:sz="0" w:space="0" w:color="auto"/>
        <w:bottom w:val="none" w:sz="0" w:space="0" w:color="auto"/>
        <w:right w:val="none" w:sz="0" w:space="0" w:color="auto"/>
      </w:divBdr>
    </w:div>
    <w:div w:id="1521580896">
      <w:bodyDiv w:val="1"/>
      <w:marLeft w:val="0"/>
      <w:marRight w:val="0"/>
      <w:marTop w:val="0"/>
      <w:marBottom w:val="0"/>
      <w:divBdr>
        <w:top w:val="none" w:sz="0" w:space="0" w:color="auto"/>
        <w:left w:val="none" w:sz="0" w:space="0" w:color="auto"/>
        <w:bottom w:val="none" w:sz="0" w:space="0" w:color="auto"/>
        <w:right w:val="none" w:sz="0" w:space="0" w:color="auto"/>
      </w:divBdr>
      <w:divsChild>
        <w:div w:id="542985208">
          <w:marLeft w:val="418"/>
          <w:marRight w:val="0"/>
          <w:marTop w:val="120"/>
          <w:marBottom w:val="120"/>
          <w:divBdr>
            <w:top w:val="none" w:sz="0" w:space="0" w:color="auto"/>
            <w:left w:val="none" w:sz="0" w:space="0" w:color="auto"/>
            <w:bottom w:val="none" w:sz="0" w:space="0" w:color="auto"/>
            <w:right w:val="none" w:sz="0" w:space="0" w:color="auto"/>
          </w:divBdr>
        </w:div>
        <w:div w:id="510686599">
          <w:marLeft w:val="418"/>
          <w:marRight w:val="0"/>
          <w:marTop w:val="120"/>
          <w:marBottom w:val="120"/>
          <w:divBdr>
            <w:top w:val="none" w:sz="0" w:space="0" w:color="auto"/>
            <w:left w:val="none" w:sz="0" w:space="0" w:color="auto"/>
            <w:bottom w:val="none" w:sz="0" w:space="0" w:color="auto"/>
            <w:right w:val="none" w:sz="0" w:space="0" w:color="auto"/>
          </w:divBdr>
        </w:div>
      </w:divsChild>
    </w:div>
    <w:div w:id="1571765030">
      <w:bodyDiv w:val="1"/>
      <w:marLeft w:val="0"/>
      <w:marRight w:val="0"/>
      <w:marTop w:val="0"/>
      <w:marBottom w:val="0"/>
      <w:divBdr>
        <w:top w:val="none" w:sz="0" w:space="0" w:color="auto"/>
        <w:left w:val="none" w:sz="0" w:space="0" w:color="auto"/>
        <w:bottom w:val="none" w:sz="0" w:space="0" w:color="auto"/>
        <w:right w:val="none" w:sz="0" w:space="0" w:color="auto"/>
      </w:divBdr>
    </w:div>
    <w:div w:id="1616205898">
      <w:bodyDiv w:val="1"/>
      <w:marLeft w:val="0"/>
      <w:marRight w:val="0"/>
      <w:marTop w:val="0"/>
      <w:marBottom w:val="0"/>
      <w:divBdr>
        <w:top w:val="none" w:sz="0" w:space="0" w:color="auto"/>
        <w:left w:val="none" w:sz="0" w:space="0" w:color="auto"/>
        <w:bottom w:val="none" w:sz="0" w:space="0" w:color="auto"/>
        <w:right w:val="none" w:sz="0" w:space="0" w:color="auto"/>
      </w:divBdr>
    </w:div>
    <w:div w:id="1624074000">
      <w:bodyDiv w:val="1"/>
      <w:marLeft w:val="0"/>
      <w:marRight w:val="0"/>
      <w:marTop w:val="0"/>
      <w:marBottom w:val="0"/>
      <w:divBdr>
        <w:top w:val="none" w:sz="0" w:space="0" w:color="auto"/>
        <w:left w:val="none" w:sz="0" w:space="0" w:color="auto"/>
        <w:bottom w:val="none" w:sz="0" w:space="0" w:color="auto"/>
        <w:right w:val="none" w:sz="0" w:space="0" w:color="auto"/>
      </w:divBdr>
      <w:divsChild>
        <w:div w:id="78330987">
          <w:marLeft w:val="446"/>
          <w:marRight w:val="0"/>
          <w:marTop w:val="67"/>
          <w:marBottom w:val="0"/>
          <w:divBdr>
            <w:top w:val="none" w:sz="0" w:space="0" w:color="auto"/>
            <w:left w:val="none" w:sz="0" w:space="0" w:color="auto"/>
            <w:bottom w:val="none" w:sz="0" w:space="0" w:color="auto"/>
            <w:right w:val="none" w:sz="0" w:space="0" w:color="auto"/>
          </w:divBdr>
        </w:div>
        <w:div w:id="93865918">
          <w:marLeft w:val="706"/>
          <w:marRight w:val="0"/>
          <w:marTop w:val="67"/>
          <w:marBottom w:val="0"/>
          <w:divBdr>
            <w:top w:val="none" w:sz="0" w:space="0" w:color="auto"/>
            <w:left w:val="none" w:sz="0" w:space="0" w:color="auto"/>
            <w:bottom w:val="none" w:sz="0" w:space="0" w:color="auto"/>
            <w:right w:val="none" w:sz="0" w:space="0" w:color="auto"/>
          </w:divBdr>
        </w:div>
        <w:div w:id="1333215344">
          <w:marLeft w:val="706"/>
          <w:marRight w:val="0"/>
          <w:marTop w:val="67"/>
          <w:marBottom w:val="0"/>
          <w:divBdr>
            <w:top w:val="none" w:sz="0" w:space="0" w:color="auto"/>
            <w:left w:val="none" w:sz="0" w:space="0" w:color="auto"/>
            <w:bottom w:val="none" w:sz="0" w:space="0" w:color="auto"/>
            <w:right w:val="none" w:sz="0" w:space="0" w:color="auto"/>
          </w:divBdr>
        </w:div>
        <w:div w:id="1375232868">
          <w:marLeft w:val="706"/>
          <w:marRight w:val="0"/>
          <w:marTop w:val="67"/>
          <w:marBottom w:val="0"/>
          <w:divBdr>
            <w:top w:val="none" w:sz="0" w:space="0" w:color="auto"/>
            <w:left w:val="none" w:sz="0" w:space="0" w:color="auto"/>
            <w:bottom w:val="none" w:sz="0" w:space="0" w:color="auto"/>
            <w:right w:val="none" w:sz="0" w:space="0" w:color="auto"/>
          </w:divBdr>
        </w:div>
        <w:div w:id="1451507389">
          <w:marLeft w:val="706"/>
          <w:marRight w:val="0"/>
          <w:marTop w:val="67"/>
          <w:marBottom w:val="0"/>
          <w:divBdr>
            <w:top w:val="none" w:sz="0" w:space="0" w:color="auto"/>
            <w:left w:val="none" w:sz="0" w:space="0" w:color="auto"/>
            <w:bottom w:val="none" w:sz="0" w:space="0" w:color="auto"/>
            <w:right w:val="none" w:sz="0" w:space="0" w:color="auto"/>
          </w:divBdr>
        </w:div>
        <w:div w:id="1537307427">
          <w:marLeft w:val="446"/>
          <w:marRight w:val="0"/>
          <w:marTop w:val="67"/>
          <w:marBottom w:val="0"/>
          <w:divBdr>
            <w:top w:val="none" w:sz="0" w:space="0" w:color="auto"/>
            <w:left w:val="none" w:sz="0" w:space="0" w:color="auto"/>
            <w:bottom w:val="none" w:sz="0" w:space="0" w:color="auto"/>
            <w:right w:val="none" w:sz="0" w:space="0" w:color="auto"/>
          </w:divBdr>
        </w:div>
        <w:div w:id="1652904766">
          <w:marLeft w:val="706"/>
          <w:marRight w:val="0"/>
          <w:marTop w:val="67"/>
          <w:marBottom w:val="0"/>
          <w:divBdr>
            <w:top w:val="none" w:sz="0" w:space="0" w:color="auto"/>
            <w:left w:val="none" w:sz="0" w:space="0" w:color="auto"/>
            <w:bottom w:val="none" w:sz="0" w:space="0" w:color="auto"/>
            <w:right w:val="none" w:sz="0" w:space="0" w:color="auto"/>
          </w:divBdr>
        </w:div>
        <w:div w:id="1712145216">
          <w:marLeft w:val="706"/>
          <w:marRight w:val="0"/>
          <w:marTop w:val="67"/>
          <w:marBottom w:val="0"/>
          <w:divBdr>
            <w:top w:val="none" w:sz="0" w:space="0" w:color="auto"/>
            <w:left w:val="none" w:sz="0" w:space="0" w:color="auto"/>
            <w:bottom w:val="none" w:sz="0" w:space="0" w:color="auto"/>
            <w:right w:val="none" w:sz="0" w:space="0" w:color="auto"/>
          </w:divBdr>
        </w:div>
      </w:divsChild>
    </w:div>
    <w:div w:id="1654990599">
      <w:bodyDiv w:val="1"/>
      <w:marLeft w:val="0"/>
      <w:marRight w:val="0"/>
      <w:marTop w:val="0"/>
      <w:marBottom w:val="0"/>
      <w:divBdr>
        <w:top w:val="none" w:sz="0" w:space="0" w:color="auto"/>
        <w:left w:val="none" w:sz="0" w:space="0" w:color="auto"/>
        <w:bottom w:val="none" w:sz="0" w:space="0" w:color="auto"/>
        <w:right w:val="none" w:sz="0" w:space="0" w:color="auto"/>
      </w:divBdr>
      <w:divsChild>
        <w:div w:id="232081415">
          <w:marLeft w:val="706"/>
          <w:marRight w:val="0"/>
          <w:marTop w:val="67"/>
          <w:marBottom w:val="0"/>
          <w:divBdr>
            <w:top w:val="none" w:sz="0" w:space="0" w:color="auto"/>
            <w:left w:val="none" w:sz="0" w:space="0" w:color="auto"/>
            <w:bottom w:val="none" w:sz="0" w:space="0" w:color="auto"/>
            <w:right w:val="none" w:sz="0" w:space="0" w:color="auto"/>
          </w:divBdr>
        </w:div>
        <w:div w:id="249656110">
          <w:marLeft w:val="706"/>
          <w:marRight w:val="0"/>
          <w:marTop w:val="67"/>
          <w:marBottom w:val="0"/>
          <w:divBdr>
            <w:top w:val="none" w:sz="0" w:space="0" w:color="auto"/>
            <w:left w:val="none" w:sz="0" w:space="0" w:color="auto"/>
            <w:bottom w:val="none" w:sz="0" w:space="0" w:color="auto"/>
            <w:right w:val="none" w:sz="0" w:space="0" w:color="auto"/>
          </w:divBdr>
        </w:div>
        <w:div w:id="729841184">
          <w:marLeft w:val="446"/>
          <w:marRight w:val="0"/>
          <w:marTop w:val="67"/>
          <w:marBottom w:val="0"/>
          <w:divBdr>
            <w:top w:val="none" w:sz="0" w:space="0" w:color="auto"/>
            <w:left w:val="none" w:sz="0" w:space="0" w:color="auto"/>
            <w:bottom w:val="none" w:sz="0" w:space="0" w:color="auto"/>
            <w:right w:val="none" w:sz="0" w:space="0" w:color="auto"/>
          </w:divBdr>
        </w:div>
        <w:div w:id="775095539">
          <w:marLeft w:val="706"/>
          <w:marRight w:val="0"/>
          <w:marTop w:val="67"/>
          <w:marBottom w:val="0"/>
          <w:divBdr>
            <w:top w:val="none" w:sz="0" w:space="0" w:color="auto"/>
            <w:left w:val="none" w:sz="0" w:space="0" w:color="auto"/>
            <w:bottom w:val="none" w:sz="0" w:space="0" w:color="auto"/>
            <w:right w:val="none" w:sz="0" w:space="0" w:color="auto"/>
          </w:divBdr>
        </w:div>
        <w:div w:id="1204369782">
          <w:marLeft w:val="446"/>
          <w:marRight w:val="0"/>
          <w:marTop w:val="67"/>
          <w:marBottom w:val="0"/>
          <w:divBdr>
            <w:top w:val="none" w:sz="0" w:space="0" w:color="auto"/>
            <w:left w:val="none" w:sz="0" w:space="0" w:color="auto"/>
            <w:bottom w:val="none" w:sz="0" w:space="0" w:color="auto"/>
            <w:right w:val="none" w:sz="0" w:space="0" w:color="auto"/>
          </w:divBdr>
        </w:div>
        <w:div w:id="1458987320">
          <w:marLeft w:val="706"/>
          <w:marRight w:val="0"/>
          <w:marTop w:val="67"/>
          <w:marBottom w:val="0"/>
          <w:divBdr>
            <w:top w:val="none" w:sz="0" w:space="0" w:color="auto"/>
            <w:left w:val="none" w:sz="0" w:space="0" w:color="auto"/>
            <w:bottom w:val="none" w:sz="0" w:space="0" w:color="auto"/>
            <w:right w:val="none" w:sz="0" w:space="0" w:color="auto"/>
          </w:divBdr>
        </w:div>
        <w:div w:id="1531411186">
          <w:marLeft w:val="706"/>
          <w:marRight w:val="0"/>
          <w:marTop w:val="67"/>
          <w:marBottom w:val="0"/>
          <w:divBdr>
            <w:top w:val="none" w:sz="0" w:space="0" w:color="auto"/>
            <w:left w:val="none" w:sz="0" w:space="0" w:color="auto"/>
            <w:bottom w:val="none" w:sz="0" w:space="0" w:color="auto"/>
            <w:right w:val="none" w:sz="0" w:space="0" w:color="auto"/>
          </w:divBdr>
        </w:div>
      </w:divsChild>
    </w:div>
    <w:div w:id="1672950941">
      <w:bodyDiv w:val="1"/>
      <w:marLeft w:val="0"/>
      <w:marRight w:val="0"/>
      <w:marTop w:val="0"/>
      <w:marBottom w:val="0"/>
      <w:divBdr>
        <w:top w:val="none" w:sz="0" w:space="0" w:color="auto"/>
        <w:left w:val="none" w:sz="0" w:space="0" w:color="auto"/>
        <w:bottom w:val="none" w:sz="0" w:space="0" w:color="auto"/>
        <w:right w:val="none" w:sz="0" w:space="0" w:color="auto"/>
      </w:divBdr>
    </w:div>
    <w:div w:id="1675912628">
      <w:bodyDiv w:val="1"/>
      <w:marLeft w:val="0"/>
      <w:marRight w:val="0"/>
      <w:marTop w:val="0"/>
      <w:marBottom w:val="0"/>
      <w:divBdr>
        <w:top w:val="none" w:sz="0" w:space="0" w:color="auto"/>
        <w:left w:val="none" w:sz="0" w:space="0" w:color="auto"/>
        <w:bottom w:val="none" w:sz="0" w:space="0" w:color="auto"/>
        <w:right w:val="none" w:sz="0" w:space="0" w:color="auto"/>
      </w:divBdr>
    </w:div>
    <w:div w:id="1720595057">
      <w:bodyDiv w:val="1"/>
      <w:marLeft w:val="0"/>
      <w:marRight w:val="0"/>
      <w:marTop w:val="0"/>
      <w:marBottom w:val="0"/>
      <w:divBdr>
        <w:top w:val="none" w:sz="0" w:space="0" w:color="auto"/>
        <w:left w:val="none" w:sz="0" w:space="0" w:color="auto"/>
        <w:bottom w:val="none" w:sz="0" w:space="0" w:color="auto"/>
        <w:right w:val="none" w:sz="0" w:space="0" w:color="auto"/>
      </w:divBdr>
    </w:div>
    <w:div w:id="1740978480">
      <w:bodyDiv w:val="1"/>
      <w:marLeft w:val="0"/>
      <w:marRight w:val="0"/>
      <w:marTop w:val="0"/>
      <w:marBottom w:val="0"/>
      <w:divBdr>
        <w:top w:val="none" w:sz="0" w:space="0" w:color="auto"/>
        <w:left w:val="none" w:sz="0" w:space="0" w:color="auto"/>
        <w:bottom w:val="none" w:sz="0" w:space="0" w:color="auto"/>
        <w:right w:val="none" w:sz="0" w:space="0" w:color="auto"/>
      </w:divBdr>
      <w:divsChild>
        <w:div w:id="1769429084">
          <w:marLeft w:val="0"/>
          <w:marRight w:val="0"/>
          <w:marTop w:val="0"/>
          <w:marBottom w:val="0"/>
          <w:divBdr>
            <w:top w:val="none" w:sz="0" w:space="0" w:color="auto"/>
            <w:left w:val="none" w:sz="0" w:space="0" w:color="auto"/>
            <w:bottom w:val="none" w:sz="0" w:space="0" w:color="auto"/>
            <w:right w:val="none" w:sz="0" w:space="0" w:color="auto"/>
          </w:divBdr>
        </w:div>
      </w:divsChild>
    </w:div>
    <w:div w:id="1870990531">
      <w:bodyDiv w:val="1"/>
      <w:marLeft w:val="0"/>
      <w:marRight w:val="0"/>
      <w:marTop w:val="0"/>
      <w:marBottom w:val="0"/>
      <w:divBdr>
        <w:top w:val="none" w:sz="0" w:space="0" w:color="auto"/>
        <w:left w:val="none" w:sz="0" w:space="0" w:color="auto"/>
        <w:bottom w:val="none" w:sz="0" w:space="0" w:color="auto"/>
        <w:right w:val="none" w:sz="0" w:space="0" w:color="auto"/>
      </w:divBdr>
      <w:divsChild>
        <w:div w:id="955218330">
          <w:marLeft w:val="418"/>
          <w:marRight w:val="0"/>
          <w:marTop w:val="120"/>
          <w:marBottom w:val="120"/>
          <w:divBdr>
            <w:top w:val="none" w:sz="0" w:space="0" w:color="auto"/>
            <w:left w:val="none" w:sz="0" w:space="0" w:color="auto"/>
            <w:bottom w:val="none" w:sz="0" w:space="0" w:color="auto"/>
            <w:right w:val="none" w:sz="0" w:space="0" w:color="auto"/>
          </w:divBdr>
        </w:div>
        <w:div w:id="681980159">
          <w:marLeft w:val="418"/>
          <w:marRight w:val="0"/>
          <w:marTop w:val="120"/>
          <w:marBottom w:val="120"/>
          <w:divBdr>
            <w:top w:val="none" w:sz="0" w:space="0" w:color="auto"/>
            <w:left w:val="none" w:sz="0" w:space="0" w:color="auto"/>
            <w:bottom w:val="none" w:sz="0" w:space="0" w:color="auto"/>
            <w:right w:val="none" w:sz="0" w:space="0" w:color="auto"/>
          </w:divBdr>
        </w:div>
        <w:div w:id="1464881734">
          <w:marLeft w:val="418"/>
          <w:marRight w:val="0"/>
          <w:marTop w:val="120"/>
          <w:marBottom w:val="120"/>
          <w:divBdr>
            <w:top w:val="none" w:sz="0" w:space="0" w:color="auto"/>
            <w:left w:val="none" w:sz="0" w:space="0" w:color="auto"/>
            <w:bottom w:val="none" w:sz="0" w:space="0" w:color="auto"/>
            <w:right w:val="none" w:sz="0" w:space="0" w:color="auto"/>
          </w:divBdr>
        </w:div>
      </w:divsChild>
    </w:div>
    <w:div w:id="1933471891">
      <w:bodyDiv w:val="1"/>
      <w:marLeft w:val="0"/>
      <w:marRight w:val="0"/>
      <w:marTop w:val="0"/>
      <w:marBottom w:val="0"/>
      <w:divBdr>
        <w:top w:val="none" w:sz="0" w:space="0" w:color="auto"/>
        <w:left w:val="none" w:sz="0" w:space="0" w:color="auto"/>
        <w:bottom w:val="none" w:sz="0" w:space="0" w:color="auto"/>
        <w:right w:val="none" w:sz="0" w:space="0" w:color="auto"/>
      </w:divBdr>
    </w:div>
    <w:div w:id="1959024712">
      <w:bodyDiv w:val="1"/>
      <w:marLeft w:val="0"/>
      <w:marRight w:val="0"/>
      <w:marTop w:val="0"/>
      <w:marBottom w:val="0"/>
      <w:divBdr>
        <w:top w:val="none" w:sz="0" w:space="0" w:color="auto"/>
        <w:left w:val="none" w:sz="0" w:space="0" w:color="auto"/>
        <w:bottom w:val="none" w:sz="0" w:space="0" w:color="auto"/>
        <w:right w:val="none" w:sz="0" w:space="0" w:color="auto"/>
      </w:divBdr>
    </w:div>
    <w:div w:id="1998992960">
      <w:bodyDiv w:val="1"/>
      <w:marLeft w:val="0"/>
      <w:marRight w:val="0"/>
      <w:marTop w:val="0"/>
      <w:marBottom w:val="0"/>
      <w:divBdr>
        <w:top w:val="none" w:sz="0" w:space="0" w:color="auto"/>
        <w:left w:val="none" w:sz="0" w:space="0" w:color="auto"/>
        <w:bottom w:val="none" w:sz="0" w:space="0" w:color="auto"/>
        <w:right w:val="none" w:sz="0" w:space="0" w:color="auto"/>
      </w:divBdr>
    </w:div>
    <w:div w:id="2032687227">
      <w:bodyDiv w:val="1"/>
      <w:marLeft w:val="0"/>
      <w:marRight w:val="0"/>
      <w:marTop w:val="0"/>
      <w:marBottom w:val="0"/>
      <w:divBdr>
        <w:top w:val="none" w:sz="0" w:space="0" w:color="auto"/>
        <w:left w:val="none" w:sz="0" w:space="0" w:color="auto"/>
        <w:bottom w:val="none" w:sz="0" w:space="0" w:color="auto"/>
        <w:right w:val="none" w:sz="0" w:space="0" w:color="auto"/>
      </w:divBdr>
    </w:div>
    <w:div w:id="203754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cid:image002.jpg@01D0FF99.F5161A50" TargetMode="Externa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recib.intranet/sites/cartoprocess/fr/Pages/default.aspx" TargetMode="External"/><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cid:image001.jpg@01D0FF99.F5161A50"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5.jpeg"/><Relationship Id="rId28" Type="http://schemas.openxmlformats.org/officeDocument/2006/relationships/image" Target="cid:image003.png@01D0FF99.F5161A50" TargetMode="External"/><Relationship Id="rId10" Type="http://schemas.openxmlformats.org/officeDocument/2006/relationships/image" Target="media/image5.gif"/><Relationship Id="rId19" Type="http://schemas.openxmlformats.org/officeDocument/2006/relationships/image" Target="media/image12.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40A80-4640-4024-9B50-E378801F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5726</Words>
  <Characters>31865</Characters>
  <Application>Microsoft Office Word</Application>
  <DocSecurity>0</DocSecurity>
  <Lines>265</Lines>
  <Paragraphs>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Note de cadrage</vt:lpstr>
      <vt:lpstr>Note de cadrage</vt:lpstr>
    </vt:vector>
  </TitlesOfParts>
  <Company>Natixis</Company>
  <LinksUpToDate>false</LinksUpToDate>
  <CharactersWithSpaces>37516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de cadrage</dc:title>
  <dc:creator>Equity Markets</dc:creator>
  <cp:lastModifiedBy>Tenga Fabrice</cp:lastModifiedBy>
  <cp:revision>2</cp:revision>
  <cp:lastPrinted>2015-10-06T16:50:00Z</cp:lastPrinted>
  <dcterms:created xsi:type="dcterms:W3CDTF">2015-10-07T19:18:00Z</dcterms:created>
  <dcterms:modified xsi:type="dcterms:W3CDTF">2015-10-07T19:18:00Z</dcterms:modified>
</cp:coreProperties>
</file>